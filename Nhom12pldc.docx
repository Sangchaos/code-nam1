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A2FF7" w14:textId="4BDBACEE" w:rsidR="00E93DC7" w:rsidRDefault="00270047">
      <w:pPr>
        <w:spacing w:line="240" w:lineRule="auto"/>
        <w:jc w:val="center"/>
        <w:rPr>
          <w:ins w:id="0" w:author="Candice Nguyen" w:date="1900-01-01T00:00:00Z"/>
          <w:szCs w:val="26"/>
        </w:rPr>
      </w:pPr>
      <w:bookmarkStart w:id="1" w:name="_Hlk152232003"/>
      <w:bookmarkEnd w:id="1"/>
      <w:r>
        <w:rPr>
          <w:noProof/>
          <w:szCs w:val="26"/>
        </w:rPr>
        <w:drawing>
          <wp:anchor distT="0" distB="0" distL="114300" distR="114300" simplePos="0" relativeHeight="251660288" behindDoc="1" locked="0" layoutInCell="1" allowOverlap="1" wp14:anchorId="00F242D8" wp14:editId="41395679">
            <wp:simplePos x="0" y="0"/>
            <wp:positionH relativeFrom="margin">
              <wp:align>right</wp:align>
            </wp:positionH>
            <wp:positionV relativeFrom="paragraph">
              <wp:posOffset>-6350</wp:posOffset>
            </wp:positionV>
            <wp:extent cx="5721985" cy="8848090"/>
            <wp:effectExtent l="19050" t="19050" r="12065" b="10160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84809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" w:name="_Hlk141914392"/>
    </w:p>
    <w:p w14:paraId="5FAEDBAA" w14:textId="77777777" w:rsidR="00E93DC7" w:rsidRDefault="00270047">
      <w:pPr>
        <w:spacing w:line="240" w:lineRule="auto"/>
        <w:ind w:left="1701" w:right="170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TRƯỜNG ĐẠI HỌC SƯ PHẠM KỸ THUẬT THÀNH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PHỐ HỒ CHÍ MINH</w:t>
      </w:r>
    </w:p>
    <w:p w14:paraId="522DE6CB" w14:textId="77777777" w:rsidR="00E93DC7" w:rsidRDefault="00270047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KHOA CHÍNH TRỊ VÀ LUẬT</w:t>
      </w:r>
    </w:p>
    <w:p w14:paraId="45FBD203" w14:textId="77777777" w:rsidR="00E93DC7" w:rsidRDefault="00270047">
      <w:pPr>
        <w:jc w:val="center"/>
        <w:rPr>
          <w:rFonts w:ascii="Times New Roman" w:hAnsi="Times New Roman" w:cs="Times New Roman"/>
          <w:szCs w:val="26"/>
          <w:lang w:val="vi-VN"/>
        </w:rPr>
      </w:pPr>
      <w:r>
        <w:rPr>
          <w:rFonts w:ascii="Times New Roman" w:hAnsi="Times New Roman" w:cs="Times New Roman"/>
          <w:szCs w:val="26"/>
          <w:lang w:val="vi-VN"/>
        </w:rPr>
        <w:sym w:font="Wingdings" w:char="F097"/>
      </w:r>
      <w:r>
        <w:rPr>
          <w:rFonts w:ascii="Times New Roman" w:hAnsi="Times New Roman" w:cs="Times New Roman"/>
          <w:szCs w:val="26"/>
          <w:lang w:val="vi-VN"/>
        </w:rPr>
        <w:sym w:font="Wingdings" w:char="F09D"/>
      </w:r>
      <w:r>
        <w:rPr>
          <w:rFonts w:ascii="Times New Roman" w:hAnsi="Times New Roman" w:cs="Times New Roman"/>
          <w:szCs w:val="26"/>
          <w:lang w:val="vi-VN"/>
        </w:rPr>
        <w:sym w:font="Wingdings" w:char="F026"/>
      </w:r>
      <w:r>
        <w:rPr>
          <w:rFonts w:ascii="Times New Roman" w:hAnsi="Times New Roman" w:cs="Times New Roman"/>
          <w:szCs w:val="26"/>
          <w:lang w:val="vi-VN"/>
        </w:rPr>
        <w:sym w:font="Wingdings" w:char="F09C"/>
      </w:r>
      <w:r>
        <w:rPr>
          <w:rFonts w:ascii="Times New Roman" w:hAnsi="Times New Roman" w:cs="Times New Roman"/>
          <w:szCs w:val="26"/>
          <w:lang w:val="vi-VN"/>
        </w:rPr>
        <w:sym w:font="Wingdings" w:char="F096"/>
      </w:r>
    </w:p>
    <w:p w14:paraId="68B495E1" w14:textId="08E48F93" w:rsidR="00E93DC7" w:rsidRPr="00E04D3A" w:rsidRDefault="0027004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MÔN HỌC: </w:t>
      </w:r>
      <w:r w:rsidR="00E04D3A">
        <w:rPr>
          <w:rFonts w:ascii="Times New Roman" w:hAnsi="Times New Roman" w:cs="Times New Roman"/>
          <w:b/>
          <w:sz w:val="26"/>
          <w:szCs w:val="26"/>
        </w:rPr>
        <w:t>PHÁP</w:t>
      </w:r>
      <w:r w:rsidR="00E04D3A">
        <w:rPr>
          <w:rFonts w:ascii="Times New Roman" w:hAnsi="Times New Roman" w:cs="Times New Roman"/>
          <w:b/>
          <w:sz w:val="26"/>
          <w:szCs w:val="26"/>
          <w:lang w:val="vi-VN"/>
        </w:rPr>
        <w:t xml:space="preserve"> LUẬT ĐẠI CƯƠNG</w:t>
      </w:r>
    </w:p>
    <w:p w14:paraId="72E6BBF1" w14:textId="77777777" w:rsidR="00E93DC7" w:rsidRDefault="00270047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485D20" wp14:editId="50295690">
            <wp:extent cx="3511550" cy="1367790"/>
            <wp:effectExtent l="0" t="0" r="0" b="0"/>
            <wp:docPr id="4" name="Picture 4" descr="YOUTH HCMUTE - Innovation Genn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YOUTH HCMUTE - Innovation Genner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>
                                  <a14:foregroundMark x1="41631" y1="16667" x2="39929" y2="0"/>
                                  <a14:foregroundMark x1="39929" y1="38007" x2="43830" y2="0"/>
                                  <a14:backgroundMark x1="79113" y1="63051" x2="79113" y2="0"/>
                                  <a14:backgroundMark x1="73865" y1="9877" x2="70142" y2="0"/>
                                  <a14:backgroundMark x1="70142" y1="67196" x2="74113" y2="0"/>
                                  <a14:backgroundMark x1="74113" y1="86861" x2="82128" y2="0"/>
                                  <a14:backgroundMark x1="82128" y1="97443" x2="82305" y2="0"/>
                                  <a14:backgroundMark x1="79504" y1="31217" x2="82021" y2="0"/>
                                  <a14:backgroundMark x1="82021" y1="80511" x2="82695" y2="0"/>
                                  <a14:backgroundMark x1="88191" y1="18166" x2="86809" y2="0"/>
                                  <a14:backgroundMark x1="74255" y1="1235" x2="70993" y2="0"/>
                                  <a14:backgroundMark x1="70993" y1="68695" x2="78901" y2="0"/>
                                  <a14:backgroundMark x1="78901" y1="79630" x2="79894" y2="0"/>
                                  <a14:backgroundMark x1="82447" y1="8554" x2="82447" y2="0"/>
                                  <a14:backgroundMark x1="69504" y1="6702" x2="95390" y2="0"/>
                                  <a14:backgroundMark x1="88972" y1="17196" x2="53511" y2="0"/>
                                  <a14:backgroundMark x1="83475" y1="4497" x2="75390" y2="0"/>
                                  <a14:backgroundMark x1="75390" y1="79541" x2="75390" y2="0"/>
                                  <a14:backgroundMark x1="76418" y1="48413" x2="87908" y2="0"/>
                                  <a14:backgroundMark x1="87908" y1="57231" x2="99610" y2="0"/>
                                  <a14:backgroundMark x1="88475" y1="29277" x2="87730" y2="0"/>
                                  <a14:backgroundMark x1="87730" y1="76543" x2="87057" y2="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134" cy="14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F946" w14:textId="77777777" w:rsidR="00D40093" w:rsidRDefault="00270047">
      <w:pPr>
        <w:spacing w:line="240" w:lineRule="auto"/>
        <w:ind w:left="567" w:right="707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TIỂU LUẬN</w:t>
      </w:r>
    </w:p>
    <w:p w14:paraId="579BBB7C" w14:textId="77777777" w:rsidR="00D40093" w:rsidRPr="00D40093" w:rsidRDefault="00D40093">
      <w:pPr>
        <w:spacing w:line="240" w:lineRule="auto"/>
        <w:ind w:left="567" w:right="707"/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D4009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PHÁP LUẬT PHÒNG CHỐNG THAM NHŨNG </w:t>
      </w:r>
    </w:p>
    <w:p w14:paraId="0C7461B6" w14:textId="77777777" w:rsidR="00E93DC7" w:rsidRPr="00D40093" w:rsidRDefault="00D40093">
      <w:pPr>
        <w:spacing w:line="240" w:lineRule="auto"/>
        <w:ind w:left="567" w:right="707"/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D4009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Ở VIỆT NAM – LÝ LUẬN VÀ THỰC TIỄN  </w:t>
      </w:r>
    </w:p>
    <w:p w14:paraId="18AEDC71" w14:textId="77777777" w:rsidR="00BD0F97" w:rsidRDefault="00BD0F97">
      <w:pPr>
        <w:spacing w:line="240" w:lineRule="auto"/>
        <w:ind w:left="2410" w:firstLine="1843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9233D27" w14:textId="77777777" w:rsidR="00BD0F97" w:rsidRDefault="00BD0F97">
      <w:pPr>
        <w:spacing w:line="240" w:lineRule="auto"/>
        <w:ind w:left="2410" w:firstLine="1843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7D5388A" w14:textId="074B91C1" w:rsidR="00E93DC7" w:rsidRDefault="00270047">
      <w:pPr>
        <w:spacing w:line="240" w:lineRule="auto"/>
        <w:ind w:left="2410" w:firstLine="1843"/>
        <w:rPr>
          <w:rFonts w:ascii="Times New Roman" w:hAnsi="Times New Roman" w:cs="Times New Roman"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GVHD: Th.S</w:t>
      </w:r>
      <w:r w:rsidR="002F3DA3">
        <w:rPr>
          <w:rFonts w:ascii="Times New Roman" w:hAnsi="Times New Roman" w:cs="Times New Roman"/>
          <w:b/>
          <w:sz w:val="26"/>
          <w:szCs w:val="26"/>
          <w:lang w:val="vi-VN"/>
        </w:rPr>
        <w:t xml:space="preserve"> Phạm Công Thiên Đỉnh</w:t>
      </w:r>
      <w:r w:rsidR="00D40093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 </w:t>
      </w:r>
    </w:p>
    <w:p w14:paraId="79E6F386" w14:textId="77777777" w:rsidR="00E93DC7" w:rsidRDefault="00270047">
      <w:pPr>
        <w:spacing w:line="240" w:lineRule="auto"/>
        <w:ind w:left="2410" w:firstLine="1843"/>
        <w:rPr>
          <w:rFonts w:ascii="Times New Roman" w:hAnsi="Times New Roman" w:cs="Times New Roman"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SVTH:</w:t>
      </w:r>
    </w:p>
    <w:tbl>
      <w:tblPr>
        <w:tblStyle w:val="TableGrid"/>
        <w:tblW w:w="4485" w:type="dxa"/>
        <w:tblInd w:w="41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2106"/>
        <w:gridCol w:w="2143"/>
      </w:tblGrid>
      <w:tr w:rsidR="002F3DA3" w14:paraId="71398C22" w14:textId="77777777" w:rsidTr="00BD0F97">
        <w:trPr>
          <w:trHeight w:val="568"/>
        </w:trPr>
        <w:tc>
          <w:tcPr>
            <w:tcW w:w="236" w:type="dxa"/>
          </w:tcPr>
          <w:p w14:paraId="4C4AF026" w14:textId="4B2AB35C" w:rsidR="002F3DA3" w:rsidRPr="00BD0F97" w:rsidRDefault="002F3DA3" w:rsidP="00BD0F97">
            <w:pPr>
              <w:spacing w:line="276" w:lineRule="auto"/>
              <w:ind w:firstLine="567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2106" w:type="dxa"/>
          </w:tcPr>
          <w:p w14:paraId="71EBB0ED" w14:textId="492231F4" w:rsidR="002F3DA3" w:rsidRPr="00BD0F97" w:rsidRDefault="002F3DA3" w:rsidP="00BD0F97">
            <w:pPr>
              <w:spacing w:line="276" w:lineRule="auto"/>
              <w:ind w:hanging="109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Đinh Văn Sáng</w:t>
            </w:r>
          </w:p>
        </w:tc>
        <w:tc>
          <w:tcPr>
            <w:tcW w:w="2143" w:type="dxa"/>
          </w:tcPr>
          <w:p w14:paraId="79EF6D1B" w14:textId="6CEB85B3" w:rsidR="002F3DA3" w:rsidRPr="00BD0F97" w:rsidRDefault="002F3DA3" w:rsidP="00BD0F97">
            <w:pPr>
              <w:spacing w:line="276" w:lineRule="auto"/>
              <w:ind w:firstLine="31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23110302</w:t>
            </w:r>
          </w:p>
        </w:tc>
      </w:tr>
      <w:tr w:rsidR="002F3DA3" w14:paraId="04A3A6E3" w14:textId="77777777" w:rsidTr="00BD0F97">
        <w:trPr>
          <w:trHeight w:val="568"/>
        </w:trPr>
        <w:tc>
          <w:tcPr>
            <w:tcW w:w="236" w:type="dxa"/>
          </w:tcPr>
          <w:p w14:paraId="47C1E0C6" w14:textId="402FB34A" w:rsidR="002F3DA3" w:rsidRPr="00BD0F97" w:rsidRDefault="002F3DA3" w:rsidP="00BD0F97">
            <w:pPr>
              <w:spacing w:line="276" w:lineRule="auto"/>
              <w:ind w:firstLine="567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2106" w:type="dxa"/>
          </w:tcPr>
          <w:p w14:paraId="73D8DF79" w14:textId="37533767" w:rsidR="002F3DA3" w:rsidRPr="00BD0F97" w:rsidRDefault="002F3DA3" w:rsidP="00BD0F97">
            <w:pPr>
              <w:spacing w:line="276" w:lineRule="auto"/>
              <w:ind w:hanging="109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Nguyễn Đức Sơn</w:t>
            </w:r>
          </w:p>
        </w:tc>
        <w:tc>
          <w:tcPr>
            <w:tcW w:w="2143" w:type="dxa"/>
          </w:tcPr>
          <w:p w14:paraId="6202131A" w14:textId="3F92B551" w:rsidR="002F3DA3" w:rsidRPr="00BD0F97" w:rsidRDefault="002F3DA3" w:rsidP="00BD0F97">
            <w:pPr>
              <w:spacing w:line="276" w:lineRule="auto"/>
              <w:ind w:firstLine="31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23144297</w:t>
            </w:r>
          </w:p>
        </w:tc>
      </w:tr>
      <w:tr w:rsidR="002F3DA3" w14:paraId="3C7D2A3F" w14:textId="77777777" w:rsidTr="00BD0F97">
        <w:trPr>
          <w:trHeight w:val="547"/>
        </w:trPr>
        <w:tc>
          <w:tcPr>
            <w:tcW w:w="236" w:type="dxa"/>
          </w:tcPr>
          <w:p w14:paraId="15460F29" w14:textId="00FDFE65" w:rsidR="002F3DA3" w:rsidRPr="00BD0F97" w:rsidRDefault="002F3DA3" w:rsidP="00BD0F97">
            <w:pPr>
              <w:spacing w:line="276" w:lineRule="auto"/>
              <w:ind w:firstLine="567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2106" w:type="dxa"/>
          </w:tcPr>
          <w:p w14:paraId="3BC05051" w14:textId="30552B55" w:rsidR="002F3DA3" w:rsidRPr="00BD0F97" w:rsidRDefault="002F3DA3" w:rsidP="00BD0F97">
            <w:pPr>
              <w:spacing w:line="276" w:lineRule="auto"/>
              <w:ind w:hanging="109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Huỳnh Ngọc Tài</w:t>
            </w:r>
          </w:p>
        </w:tc>
        <w:tc>
          <w:tcPr>
            <w:tcW w:w="2143" w:type="dxa"/>
          </w:tcPr>
          <w:p w14:paraId="5BD604A6" w14:textId="08761715" w:rsidR="002F3DA3" w:rsidRPr="00BD0F97" w:rsidRDefault="002F3DA3" w:rsidP="00BD0F97">
            <w:pPr>
              <w:spacing w:line="276" w:lineRule="auto"/>
              <w:ind w:firstLine="31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23110305</w:t>
            </w:r>
          </w:p>
        </w:tc>
      </w:tr>
      <w:tr w:rsidR="002F3DA3" w14:paraId="568C1EB7" w14:textId="77777777" w:rsidTr="00BD0F97">
        <w:trPr>
          <w:trHeight w:val="568"/>
        </w:trPr>
        <w:tc>
          <w:tcPr>
            <w:tcW w:w="236" w:type="dxa"/>
          </w:tcPr>
          <w:p w14:paraId="28CA99D7" w14:textId="2B151A5F" w:rsidR="002F3DA3" w:rsidRPr="00BD0F97" w:rsidRDefault="002F3DA3" w:rsidP="00BD0F97">
            <w:pPr>
              <w:spacing w:line="276" w:lineRule="auto"/>
              <w:ind w:firstLine="567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2106" w:type="dxa"/>
          </w:tcPr>
          <w:p w14:paraId="7F7C969B" w14:textId="09F42762" w:rsidR="002F3DA3" w:rsidRPr="00BD0F97" w:rsidRDefault="002F3DA3" w:rsidP="00BD0F97">
            <w:pPr>
              <w:spacing w:line="276" w:lineRule="auto"/>
              <w:ind w:hanging="109"/>
              <w:jc w:val="left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Nguyễn</w:t>
            </w:r>
            <w:r w:rsidR="00BD0F97">
              <w:rPr>
                <w:bCs/>
                <w:sz w:val="26"/>
                <w:szCs w:val="26"/>
                <w:lang w:val="vi-VN"/>
              </w:rPr>
              <w:t xml:space="preserve"> </w:t>
            </w:r>
            <w:r w:rsidRPr="00BD0F97">
              <w:rPr>
                <w:bCs/>
                <w:sz w:val="26"/>
                <w:szCs w:val="26"/>
                <w:lang w:val="vi-VN"/>
              </w:rPr>
              <w:t>Thành</w:t>
            </w:r>
            <w:r w:rsidR="00BD0F97">
              <w:rPr>
                <w:bCs/>
                <w:sz w:val="26"/>
                <w:szCs w:val="26"/>
                <w:lang w:val="vi-VN"/>
              </w:rPr>
              <w:t xml:space="preserve"> </w:t>
            </w:r>
            <w:r w:rsidRPr="00BD0F97">
              <w:rPr>
                <w:bCs/>
                <w:sz w:val="26"/>
                <w:szCs w:val="26"/>
                <w:lang w:val="vi-VN"/>
              </w:rPr>
              <w:t>Tài</w:t>
            </w:r>
          </w:p>
        </w:tc>
        <w:tc>
          <w:tcPr>
            <w:tcW w:w="2143" w:type="dxa"/>
          </w:tcPr>
          <w:p w14:paraId="69AABFC7" w14:textId="6D54002B" w:rsidR="002F3DA3" w:rsidRPr="00BD0F97" w:rsidRDefault="002F3DA3" w:rsidP="00BD0F97">
            <w:pPr>
              <w:spacing w:line="276" w:lineRule="auto"/>
              <w:ind w:firstLine="31"/>
              <w:rPr>
                <w:bCs/>
                <w:sz w:val="26"/>
                <w:szCs w:val="26"/>
                <w:lang w:val="vi-VN"/>
              </w:rPr>
            </w:pPr>
            <w:r w:rsidRPr="00BD0F97">
              <w:rPr>
                <w:bCs/>
                <w:sz w:val="26"/>
                <w:szCs w:val="26"/>
                <w:lang w:val="vi-VN"/>
              </w:rPr>
              <w:t>23110308</w:t>
            </w:r>
          </w:p>
        </w:tc>
      </w:tr>
    </w:tbl>
    <w:p w14:paraId="747EF73E" w14:textId="5956EC58" w:rsidR="00E93DC7" w:rsidRDefault="00BD0F97" w:rsidP="00BD0F97">
      <w:pPr>
        <w:spacing w:line="240" w:lineRule="auto"/>
        <w:ind w:left="43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="00270047">
        <w:rPr>
          <w:rFonts w:ascii="Times New Roman" w:hAnsi="Times New Roman" w:cs="Times New Roman"/>
          <w:b/>
          <w:sz w:val="26"/>
          <w:szCs w:val="26"/>
          <w:lang w:val="vi-VN"/>
        </w:rPr>
        <w:t>Mã lớp học:</w:t>
      </w:r>
      <w:r w:rsidR="00270047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  <w:lang w:val="vi-VN"/>
        </w:rPr>
        <w:t>GELA220405_23_2_06</w:t>
      </w:r>
    </w:p>
    <w:bookmarkEnd w:id="2"/>
    <w:p w14:paraId="45DFF3AB" w14:textId="77777777" w:rsidR="00E93DC7" w:rsidRDefault="00E93DC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B93C18F" w14:textId="77777777" w:rsidR="00E93DC7" w:rsidRDefault="00E93DC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43F5610" w14:textId="77777777" w:rsidR="00BD0F97" w:rsidRDefault="00BD0F9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467CB2B" w14:textId="77777777" w:rsidR="00BD0F97" w:rsidRDefault="00BD0F9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A4C4EB7" w14:textId="77777777" w:rsidR="002F3DA3" w:rsidRDefault="002F3DA3" w:rsidP="002F3DA3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Thành phố Hồ Chí Minh,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15, </w:t>
      </w:r>
      <w:r>
        <w:rPr>
          <w:rFonts w:ascii="Times New Roman" w:hAnsi="Times New Roman" w:cs="Times New Roman"/>
          <w:sz w:val="26"/>
          <w:szCs w:val="26"/>
          <w:lang w:val="vi-VN"/>
        </w:rPr>
        <w:t>tháng 4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năm 2024</w:t>
      </w:r>
    </w:p>
    <w:p w14:paraId="155E8C7D" w14:textId="77777777" w:rsidR="00D40093" w:rsidRDefault="00D4009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74057FF" w14:textId="77777777" w:rsidR="00E93DC7" w:rsidRDefault="00270047">
      <w:pPr>
        <w:jc w:val="center"/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SÁCH THAM GIA VIẾT TIỂU LUẬN</w:t>
      </w:r>
    </w:p>
    <w:p w14:paraId="2A7CC182" w14:textId="77777777" w:rsidR="00E93DC7" w:rsidRDefault="0027004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HỌC KỲ </w:t>
      </w:r>
      <w:r w:rsidR="00D40093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NĂM HỌC 2023-2024</w:t>
      </w:r>
    </w:p>
    <w:p w14:paraId="3828E0BB" w14:textId="76925501" w:rsidR="00681C92" w:rsidRPr="00681C92" w:rsidRDefault="00681C92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NHÓM 12</w:t>
      </w:r>
    </w:p>
    <w:p w14:paraId="3333DD85" w14:textId="348350B6" w:rsidR="00E93DC7" w:rsidRPr="00122E2C" w:rsidRDefault="00270047" w:rsidP="00122E2C">
      <w:pPr>
        <w:jc w:val="center"/>
        <w:rPr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BD0F97">
        <w:rPr>
          <w:rFonts w:ascii="Times New Roman" w:hAnsi="Times New Roman" w:cs="Times New Roman"/>
          <w:sz w:val="26"/>
          <w:szCs w:val="26"/>
          <w:lang w:val="vi-VN"/>
        </w:rPr>
        <w:t xml:space="preserve"> Pháp luật phòng chống tham nhũng ở Việt </w:t>
      </w:r>
      <w:r w:rsidR="00122E2C">
        <w:rPr>
          <w:rFonts w:ascii="Times New Roman" w:hAnsi="Times New Roman" w:cs="Times New Roman"/>
          <w:sz w:val="26"/>
          <w:szCs w:val="26"/>
          <w:lang w:val="vi-VN"/>
        </w:rPr>
        <w:t>Nam-Lý luận và thực tiễn</w:t>
      </w:r>
      <w:r>
        <w:rPr>
          <w:sz w:val="26"/>
          <w:szCs w:val="26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421"/>
        <w:gridCol w:w="2245"/>
        <w:gridCol w:w="2536"/>
      </w:tblGrid>
      <w:tr w:rsidR="00E93DC7" w14:paraId="353E5496" w14:textId="77777777" w:rsidTr="00122E2C">
        <w:tc>
          <w:tcPr>
            <w:tcW w:w="8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211B9C9" w14:textId="77777777" w:rsidR="00E93DC7" w:rsidRDefault="00270047" w:rsidP="003261F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4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112371" w14:textId="77777777" w:rsidR="00E93DC7" w:rsidRDefault="002700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899492" w14:textId="77777777" w:rsidR="00E93DC7" w:rsidRDefault="002700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25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A157BE1" w14:textId="77777777" w:rsidR="00E93DC7" w:rsidRDefault="002700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%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E93DC7" w14:paraId="5AAA360A" w14:textId="77777777" w:rsidTr="00122E2C">
        <w:trPr>
          <w:trHeight w:val="489"/>
        </w:trPr>
        <w:tc>
          <w:tcPr>
            <w:tcW w:w="853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3FBCE9" w14:textId="77777777" w:rsidR="00E93DC7" w:rsidRDefault="002700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3EF5E3" w14:textId="25BCA102" w:rsidR="00E93DC7" w:rsidRPr="00122E2C" w:rsidRDefault="00D11A6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Đinh Văn Sáng</w:t>
            </w:r>
          </w:p>
        </w:tc>
        <w:tc>
          <w:tcPr>
            <w:tcW w:w="224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D6BC4A2" w14:textId="57DD1FDA" w:rsidR="00E93DC7" w:rsidRPr="00122E2C" w:rsidRDefault="00D11A64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122E2C">
              <w:rPr>
                <w:rFonts w:ascii="Times New Roman" w:hAnsi="Times New Roman" w:cs="Times New Roman"/>
                <w:sz w:val="26"/>
                <w:szCs w:val="26"/>
              </w:rPr>
              <w:t>23110302</w:t>
            </w:r>
          </w:p>
        </w:tc>
        <w:tc>
          <w:tcPr>
            <w:tcW w:w="253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A63330C" w14:textId="77777777" w:rsidR="00E93DC7" w:rsidRPr="00122E2C" w:rsidRDefault="0027004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22E2C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 w:rsidRPr="00122E2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122E2C" w14:paraId="50E6182E" w14:textId="77777777" w:rsidTr="00122E2C">
        <w:tc>
          <w:tcPr>
            <w:tcW w:w="853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EE7FFF0" w14:textId="77777777" w:rsid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528004" w14:textId="1C8B3381" w:rsidR="00122E2C" w:rsidRP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Nguyễn Đức Sơn</w:t>
            </w:r>
          </w:p>
        </w:tc>
        <w:tc>
          <w:tcPr>
            <w:tcW w:w="224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905ED86" w14:textId="433D642D" w:rsidR="00122E2C" w:rsidRPr="00122E2C" w:rsidRDefault="00122E2C" w:rsidP="00122E2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122E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23144297</w:t>
            </w:r>
          </w:p>
        </w:tc>
        <w:tc>
          <w:tcPr>
            <w:tcW w:w="253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75FFE1" w14:textId="77777777" w:rsidR="00122E2C" w:rsidRP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 w:rsidRPr="00122E2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122E2C" w14:paraId="724A447A" w14:textId="77777777" w:rsidTr="00122E2C">
        <w:tc>
          <w:tcPr>
            <w:tcW w:w="853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3A7474" w14:textId="77777777" w:rsid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B925484" w14:textId="4D3795BE" w:rsidR="00122E2C" w:rsidRP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Huỳnh Ngọc Tài</w:t>
            </w:r>
          </w:p>
        </w:tc>
        <w:tc>
          <w:tcPr>
            <w:tcW w:w="224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C125A5" w14:textId="52160C8D" w:rsidR="00122E2C" w:rsidRP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23110305</w:t>
            </w:r>
          </w:p>
        </w:tc>
        <w:tc>
          <w:tcPr>
            <w:tcW w:w="253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7CDEEAD" w14:textId="77777777" w:rsidR="00122E2C" w:rsidRP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 w:rsidRPr="00122E2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122E2C" w14:paraId="0754070B" w14:textId="77777777" w:rsidTr="00122E2C">
        <w:tc>
          <w:tcPr>
            <w:tcW w:w="853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81B43B" w14:textId="77777777" w:rsid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9EC3DA9" w14:textId="588C9BED" w:rsidR="00122E2C" w:rsidRP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Nguyễn Thành Tài</w:t>
            </w:r>
          </w:p>
        </w:tc>
        <w:tc>
          <w:tcPr>
            <w:tcW w:w="224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7064A8C" w14:textId="58D7A189" w:rsidR="00122E2C" w:rsidRP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23110308</w:t>
            </w:r>
          </w:p>
        </w:tc>
        <w:tc>
          <w:tcPr>
            <w:tcW w:w="253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766A1A6" w14:textId="77777777" w:rsidR="00122E2C" w:rsidRPr="00122E2C" w:rsidRDefault="00122E2C" w:rsidP="00122E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2E2C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 w:rsidRPr="00122E2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</w:tbl>
    <w:p w14:paraId="3D9EEB24" w14:textId="77777777" w:rsidR="00E93DC7" w:rsidRDefault="00270047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4AF9C1F" w14:textId="77777777" w:rsidR="00E93DC7" w:rsidRDefault="00270047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30051526" w14:textId="77777777" w:rsidR="00E93DC7" w:rsidRDefault="0027004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E091C02" w14:textId="77777777" w:rsidR="00E93DC7" w:rsidRDefault="00270047">
      <w:pPr>
        <w:rPr>
          <w:sz w:val="26"/>
          <w:szCs w:val="26"/>
          <w:lang w:val="vi-VN"/>
        </w:rPr>
      </w:pPr>
      <w:r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sz w:val="26"/>
          <w:szCs w:val="26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E846453" w14:textId="77777777" w:rsidR="00E93DC7" w:rsidRDefault="00270047">
      <w:pPr>
        <w:rPr>
          <w:sz w:val="26"/>
          <w:szCs w:val="26"/>
        </w:rPr>
        <w:sectPr w:rsidR="00E93DC7" w:rsidSect="00F84AF6">
          <w:pgSz w:w="11906" w:h="16838" w:code="9"/>
          <w:pgMar w:top="1418" w:right="1134" w:bottom="1418" w:left="1701" w:header="720" w:footer="720" w:gutter="0"/>
          <w:cols w:space="720"/>
          <w:docGrid w:linePitch="299"/>
        </w:sectPr>
      </w:pPr>
      <w:r>
        <w:rPr>
          <w:sz w:val="26"/>
          <w:szCs w:val="26"/>
        </w:rPr>
        <w:t xml:space="preserve"> </w:t>
      </w:r>
    </w:p>
    <w:p w14:paraId="480997B2" w14:textId="77777777" w:rsidR="00E93DC7" w:rsidRDefault="00E93D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330D75CF" w14:textId="77777777" w:rsidR="00E93DC7" w:rsidRDefault="00270047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NHẬN XÉT CỦA GI</w:t>
      </w:r>
      <w:r>
        <w:rPr>
          <w:rFonts w:ascii="Times New Roman" w:hAnsi="Times New Roman" w:cs="Times New Roman"/>
          <w:sz w:val="28"/>
          <w:szCs w:val="28"/>
        </w:rPr>
        <w:t xml:space="preserve">ẢNG </w:t>
      </w:r>
      <w:r>
        <w:rPr>
          <w:rFonts w:ascii="Times New Roman" w:hAnsi="Times New Roman" w:cs="Times New Roman"/>
          <w:sz w:val="28"/>
          <w:szCs w:val="28"/>
          <w:lang w:val="vi-VN"/>
        </w:rPr>
        <w:t>VIÊN</w:t>
      </w:r>
    </w:p>
    <w:p w14:paraId="266D607D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4D1B7087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30B8D212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3D5FCD03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1F48C914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4656C7B3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0A380A27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22EA31C4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0D83FD81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1BA0F46A" w14:textId="77777777" w:rsidR="00E93DC7" w:rsidRDefault="00270047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08CD42FB" w14:textId="77777777" w:rsidR="00E93DC7" w:rsidRDefault="00270047" w:rsidP="001B01C2">
      <w:pPr>
        <w:tabs>
          <w:tab w:val="left" w:leader="dot" w:pos="900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458F3AB3" w14:textId="77777777" w:rsidR="00E93DC7" w:rsidRDefault="00E93DC7">
      <w:pPr>
        <w:tabs>
          <w:tab w:val="left" w:leader="dot" w:pos="918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22CBC29D" w14:textId="77777777" w:rsidR="00E93DC7" w:rsidRDefault="00E93DC7">
      <w:pPr>
        <w:tabs>
          <w:tab w:val="left" w:leader="dot" w:pos="918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7DF5D5DA" w14:textId="77777777" w:rsidR="00E93DC7" w:rsidRDefault="00270047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Điểm: ……………………………..</w:t>
      </w:r>
    </w:p>
    <w:p w14:paraId="5B19FDB6" w14:textId="77777777" w:rsidR="00E93DC7" w:rsidRDefault="00270047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KÝ TÊN</w:t>
      </w:r>
    </w:p>
    <w:p w14:paraId="0F271027" w14:textId="77777777" w:rsidR="00E93DC7" w:rsidRDefault="00E93DC7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68A36442" w14:textId="77777777" w:rsidR="00E93DC7" w:rsidRDefault="00E93DC7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F4A2BBD" w14:textId="77777777" w:rsidR="00E93DC7" w:rsidRDefault="00E93DC7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3B7CE3DA" w14:textId="77777777" w:rsidR="00E93DC7" w:rsidRDefault="00E93DC7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413DF524" w14:textId="77777777" w:rsidR="00E93DC7" w:rsidRDefault="00E93DC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EDDB3D7" w14:textId="77777777" w:rsidR="001B01C2" w:rsidRPr="001B01C2" w:rsidRDefault="001B01C2" w:rsidP="0089569D">
      <w:pPr>
        <w:spacing w:after="0" w:line="360" w:lineRule="auto"/>
        <w:ind w:left="2160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 xml:space="preserve">A. PHẦN MỞ ĐẦU </w:t>
      </w:r>
    </w:p>
    <w:p w14:paraId="5A4915A5" w14:textId="77777777" w:rsidR="001B01C2" w:rsidRPr="001B01C2" w:rsidRDefault="001B01C2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1.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Lí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do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chọn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</w:p>
    <w:p w14:paraId="7CC2680B" w14:textId="4AA4EBB2" w:rsidR="000268A5" w:rsidRDefault="001B01C2" w:rsidP="0089569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nạn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luôn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nhức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nhối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riêng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gì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chúng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ta. Tham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khiến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lòng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đem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loại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luỵ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xấu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hướng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thế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nền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chậm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thoát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lãng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phí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Tuy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qua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chúng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thấy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Việt Nam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nhờ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khai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phóngchống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liệt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Tuy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vẫn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trí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vẫn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rõ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ràng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Vẫn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="00317F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trạng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lỗ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hỏng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nhẹ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Trước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thì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sở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tiễn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góp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phần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Việt Nam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tới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nhóm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em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chọn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“Pháp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ở Việt Nam”</w:t>
      </w:r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0B9A122A" w14:textId="20C0D5BA" w:rsidR="000268A5" w:rsidRPr="000268A5" w:rsidRDefault="000268A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vi-VN"/>
          <w14:ligatures w14:val="none"/>
        </w:rPr>
      </w:pPr>
      <w:r w:rsidRPr="000268A5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vi-VN"/>
          <w14:ligatures w14:val="none"/>
        </w:rPr>
        <w:t xml:space="preserve">2. Tình hình nguyên cứu </w:t>
      </w:r>
    </w:p>
    <w:p w14:paraId="01F237BF" w14:textId="74392B17" w:rsidR="000268A5" w:rsidRPr="001B01C2" w:rsidRDefault="000268A5" w:rsidP="0089569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Hệ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thống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về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phòng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chống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tham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nhũng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tuy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đã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đạt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được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nhiều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kết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quả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tích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cực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nhưng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vẫn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còn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nhiều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hạn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chế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chưa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đáp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ứng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được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yêu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cầu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thực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tế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. Tham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nhũng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vẫn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diễn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ra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phức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tạp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gây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ảnh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hưởng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nghiêm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trọng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đến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mọi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mặt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đời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sống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xã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hội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.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Để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giải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quyết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vấn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đề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này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cần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hoàn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thiện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hệ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thống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tăng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cường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thực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thi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nâng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cao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ý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thức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và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huy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vai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trò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giám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sát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của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nhân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dân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.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Đây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là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nhiệm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vụ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chung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của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toàn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xã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hội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nhằm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xây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dựng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đất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nước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phát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triển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gram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an</w:t>
      </w:r>
      <w:proofErr w:type="gram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ninh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thịnh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vượng</w:t>
      </w:r>
      <w:proofErr w:type="spellEnd"/>
      <w:r w:rsidRPr="000268A5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.</w:t>
      </w:r>
    </w:p>
    <w:p w14:paraId="1D6C853C" w14:textId="789D7718" w:rsidR="001B01C2" w:rsidRPr="001B01C2" w:rsidRDefault="000268A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3</w:t>
      </w:r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Mục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tiêu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nghiên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</w:p>
    <w:p w14:paraId="0C41B2CE" w14:textId="3AF37E01" w:rsidR="001B01C2" w:rsidRPr="001B01C2" w:rsidRDefault="001B01C2" w:rsidP="0089569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mạnh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dưới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góc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tích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chi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trạng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cụ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cụ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đấu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ngừa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Việt Nam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nay. </w:t>
      </w:r>
    </w:p>
    <w:p w14:paraId="4F754E25" w14:textId="4B53C7A7" w:rsidR="001B01C2" w:rsidRPr="001B01C2" w:rsidRDefault="000268A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4</w:t>
      </w:r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. Phạm vi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nghiên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</w:p>
    <w:p w14:paraId="32219C51" w14:textId="115D553F" w:rsidR="001B01C2" w:rsidRPr="001B01C2" w:rsidRDefault="001B01C2" w:rsidP="0089569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dung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bài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tiểu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sẽ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tập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hướng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thách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(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nhóm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em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).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sở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bài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tiểu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sẽ</w:t>
      </w:r>
      <w:proofErr w:type="spellEnd"/>
      <w:r w:rsidRPr="001B01C2">
        <w:rPr>
          <w:rFonts w:ascii="Times New Roman" w:eastAsia="Times New Roman" w:hAnsi="Times New Roman" w:cs="Times New Roman"/>
          <w:color w:val="AEAAAA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đấu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ngừa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Việt Nam. </w:t>
      </w:r>
    </w:p>
    <w:p w14:paraId="4E76A1CF" w14:textId="3E7F6D4E" w:rsidR="001B01C2" w:rsidRPr="001B01C2" w:rsidRDefault="000268A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5</w:t>
      </w:r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. Phương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nghiên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1B01C2"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</w:p>
    <w:p w14:paraId="0C048C35" w14:textId="449C146C" w:rsidR="001B01C2" w:rsidRPr="001B01C2" w:rsidRDefault="001B01C2" w:rsidP="00AA65A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Tra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liệu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tích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trích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phương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so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soi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khía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cạnh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phương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diễn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dịch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0F5A7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hiểu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rõ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dung ý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nghĩa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điểm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dẫn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cụ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tả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tích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dẫn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7568ED34" w14:textId="3167E9A8" w:rsidR="000B0A2E" w:rsidRDefault="000B0A2E" w:rsidP="0089569D">
      <w:pPr>
        <w:spacing w:after="0" w:line="360" w:lineRule="auto"/>
        <w:jc w:val="both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val="vi-VN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val="vi-VN"/>
          <w14:ligatures w14:val="none"/>
        </w:rPr>
        <w:t>6. Ý nghĩa khoa học và thực tiễn của đề tài</w:t>
      </w:r>
    </w:p>
    <w:p w14:paraId="71E2A532" w14:textId="2EF36E0D" w:rsidR="000B0A2E" w:rsidRPr="000B0A2E" w:rsidRDefault="000B0A2E" w:rsidP="0089569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Hệ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thống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về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phòng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chống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tham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nhũng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đóng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vai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trò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quan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trọng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trong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việc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đẩy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lùi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tệ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nạn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tham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nhũng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góp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phần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xây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dựng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nhà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nước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quyền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. Tuy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nhiên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hệ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thống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này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vẫn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còn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nhiều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hạn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chế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chưa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ứng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được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yêu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cầu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thực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tế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.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Giải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là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hoàn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thiện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hệ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thống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tăng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cường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thực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thi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nâng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cao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ý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thức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và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phát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huy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vai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trò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giám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sát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của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nhân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dân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.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Hệ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thống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luật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này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có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ý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nghĩa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khoa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học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và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thực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tiễn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to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lớn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góp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phần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xây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dựng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môi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trường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pháp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lý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lành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mạnh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thúc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đẩy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phát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triển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kinh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tế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-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xã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hội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và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nâng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cao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niềm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tin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của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nhân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dân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vào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Đảng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và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Nhà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nước</w:t>
      </w:r>
      <w:proofErr w:type="spellEnd"/>
      <w:r w:rsidRPr="000B0A2E">
        <w:rPr>
          <w:rFonts w:ascii="Times New Roman" w:hAnsi="Times New Roman" w:cs="Times New Roman"/>
          <w:color w:val="1F1F1F"/>
          <w:sz w:val="26"/>
          <w:szCs w:val="26"/>
          <w:shd w:val="clear" w:color="auto" w:fill="FFFFFF"/>
        </w:rPr>
        <w:t>.</w:t>
      </w:r>
    </w:p>
    <w:p w14:paraId="25837797" w14:textId="4136FBDC" w:rsidR="001B01C2" w:rsidRPr="001B01C2" w:rsidRDefault="000268A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0A2E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7</w:t>
      </w:r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cấu</w:t>
      </w:r>
      <w:proofErr w:type="spellEnd"/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="001B01C2" w:rsidRPr="001B01C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</w:p>
    <w:p w14:paraId="3F8FA762" w14:textId="77777777" w:rsidR="001B01C2" w:rsidRPr="001B01C2" w:rsidRDefault="001B01C2" w:rsidP="0089569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Tiểu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bày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dung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gồm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chương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0515380B" w14:textId="77777777" w:rsidR="001B01C2" w:rsidRPr="001B01C2" w:rsidRDefault="001B01C2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Chương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1: </w:t>
      </w:r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Lý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7DB50158" w14:textId="6AEAB71B" w:rsidR="001B01C2" w:rsidRPr="001B01C2" w:rsidRDefault="001B01C2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Chương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2: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trạng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tiễn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</w:t>
      </w:r>
      <w:r w:rsidR="000F5A7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Việt Nam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nay. </w:t>
      </w:r>
    </w:p>
    <w:p w14:paraId="76B9A01A" w14:textId="748B47BA" w:rsidR="001B01C2" w:rsidRDefault="001B01C2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Chương</w:t>
      </w:r>
      <w:proofErr w:type="spellEnd"/>
      <w:r w:rsidRPr="001B01C2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3: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thiện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B01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</w:p>
    <w:p w14:paraId="3BD813ED" w14:textId="77777777" w:rsidR="00392619" w:rsidRDefault="00392619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</w:p>
    <w:p w14:paraId="27169919" w14:textId="77777777" w:rsidR="0089569D" w:rsidRDefault="0089569D" w:rsidP="0089569D">
      <w:pPr>
        <w:spacing w:after="0" w:line="360" w:lineRule="auto"/>
        <w:ind w:left="2160" w:firstLine="72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7E8C88D" w14:textId="77777777" w:rsidR="0089569D" w:rsidRDefault="0089569D" w:rsidP="0089569D">
      <w:pPr>
        <w:spacing w:after="0" w:line="360" w:lineRule="auto"/>
        <w:ind w:left="2160" w:firstLine="72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52344BB" w14:textId="28FC08C2" w:rsidR="00392619" w:rsidRPr="00392619" w:rsidRDefault="00392619" w:rsidP="00122E2C">
      <w:pPr>
        <w:spacing w:before="120" w:after="120" w:line="360" w:lineRule="auto"/>
        <w:ind w:left="2160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 xml:space="preserve">B. PHẦN NỘI DUNG </w:t>
      </w:r>
    </w:p>
    <w:p w14:paraId="75108336" w14:textId="3BEFE95E" w:rsidR="00392619" w:rsidRPr="00392619" w:rsidRDefault="00BE52FC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vi-VN"/>
          <w14:ligatures w14:val="none"/>
        </w:rPr>
        <w:t xml:space="preserve">      </w:t>
      </w:r>
      <w:r w:rsidR="00392619"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CHƯƠNG 1: LÝ LUẬN CHUNG VỀ CÁC TỘI PHẠM VỀ THAM NHŨNG </w:t>
      </w:r>
    </w:p>
    <w:p w14:paraId="1586A12F" w14:textId="77777777" w:rsidR="00392619" w:rsidRPr="00392619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1.1.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Khái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niệm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điểm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</w:p>
    <w:p w14:paraId="68E25792" w14:textId="77777777" w:rsidR="00392619" w:rsidRPr="00392619" w:rsidRDefault="00392619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1.1.1.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Khái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niệm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</w:p>
    <w:p w14:paraId="23D2B931" w14:textId="1993E11F" w:rsidR="00392619" w:rsidRPr="00392619" w:rsidRDefault="00392619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hiểu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tuân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cố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ý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lúc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trục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66174BF7" w14:textId="77777777" w:rsidR="00392619" w:rsidRPr="00392619" w:rsidRDefault="00392619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1.1.2.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điểm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</w:p>
    <w:p w14:paraId="26CA214B" w14:textId="77777777" w:rsidR="00392619" w:rsidRPr="00392619" w:rsidRDefault="00392619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328F973A" w14:textId="2C702A54" w:rsidR="00392619" w:rsidRPr="00392619" w:rsidRDefault="00BE52FC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giao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nắm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giữ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trí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79E0F3AE" w14:textId="4114155D" w:rsidR="00BE52FC" w:rsidRDefault="00BE52FC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giúp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tính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,</w:t>
      </w:r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76E09082" w14:textId="7DD89BE1" w:rsidR="00392619" w:rsidRPr="00392619" w:rsidRDefault="00392619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trục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2014C237" w14:textId="03C1FBE6" w:rsidR="00392619" w:rsidRPr="00392619" w:rsidRDefault="00BE52FC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Tham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757565C1" w14:textId="77777777" w:rsidR="00B11C3D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xảy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đích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trục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BE52FC"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Nếu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sẽ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6851F310" w14:textId="33CD9839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đích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ý,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trước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6BA5855C" w14:textId="7EDA0819" w:rsidR="00392619" w:rsidRPr="00392619" w:rsidRDefault="00BE52FC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phi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54E78DEC" w14:textId="77777777" w:rsidR="00BE52FC" w:rsidRDefault="00BE52FC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lastRenderedPageBreak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họ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riêng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do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phục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giao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vượt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thân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5984017F" w14:textId="1C3FC14E" w:rsidR="00392619" w:rsidRPr="00392619" w:rsidRDefault="00392619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Qua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điểm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thì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đích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trục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383A41E6" w14:textId="77777777" w:rsidR="00392619" w:rsidRPr="00392619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1.2.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Lịch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ở Việt Nam </w:t>
      </w:r>
    </w:p>
    <w:p w14:paraId="2DFEE973" w14:textId="77777777" w:rsidR="00392619" w:rsidRPr="00392619" w:rsidRDefault="00392619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Triều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phong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kiến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Nam: </w:t>
      </w:r>
    </w:p>
    <w:p w14:paraId="1131FE65" w14:textId="465B6A77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phong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kiến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Triều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Lý (1009-1225)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rất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rõ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ràng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ngặt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trừng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ô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01080BCE" w14:textId="5D2E7416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1042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Thư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dưới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vua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Lý Thái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thấy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tâm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50E05D44" w14:textId="1C291779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Triều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Lê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vua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Lê Thánh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xây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Hồng Đức (Quốc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triều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40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BE52FC"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68C80AE5" w14:textId="4F07EA28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Gia Long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1815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dưới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triều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Nguyễn,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79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5D56E109" w14:textId="2596D121" w:rsidR="00392619" w:rsidRPr="00392619" w:rsidRDefault="00392619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thấy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Triều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7B914ADD" w14:textId="77777777" w:rsidR="00B11C3D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phong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kiến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trước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đây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rõ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ràng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="00BE52FC"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Qua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triều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thấy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khắc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6B616D6E" w14:textId="0FF20330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Pháp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mạng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tháng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1945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trước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Pháp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1988: </w:t>
      </w:r>
    </w:p>
    <w:p w14:paraId="13AFF745" w14:textId="4002329C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23/11/1945: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64/SL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tịch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Chí Minh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ký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</w:p>
    <w:p w14:paraId="0ED37485" w14:textId="045E12E8" w:rsidR="00392619" w:rsidRPr="00392619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Đây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xem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văn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Nam.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Thanh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BE52FC"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rất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cụ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soát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4AB1BBB8" w14:textId="2D90267E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lastRenderedPageBreak/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18/12/1945: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tịch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Chí Minh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ký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138/SL.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thế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Thanh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Thanh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cùng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11DB1D9E" w14:textId="0E64A3D1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27/11/1946: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tịch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Chí Minh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tục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ký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223/SL. Văn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bất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nắm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giữ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coi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lần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tiên</w:t>
      </w:r>
      <w:proofErr w:type="spellEnd"/>
      <w:r w:rsidR="00BE52FC"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trừng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1E0BE2D5" w14:textId="7058E420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06/4/1962: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207/HĐCP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</w:p>
    <w:p w14:paraId="70CF74A3" w14:textId="6D2C1821" w:rsidR="00D11A64" w:rsidRPr="00122E2C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ý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cường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191EAC07" w14:textId="648498C1" w:rsidR="00392619" w:rsidRPr="00392619" w:rsidRDefault="00D11A64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26/6/1990: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240/HĐBT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đời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dấu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bước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mới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2ED7682D" w14:textId="21E05BEA" w:rsidR="00392619" w:rsidRPr="00392619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Việt Nam. Văn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đời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văn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Trong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văn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biểu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18C4509B" w14:textId="5569504F" w:rsidR="00392619" w:rsidRPr="00BE52FC" w:rsidRDefault="00392619" w:rsidP="00122E2C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thị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416/CT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03/12/1990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tịch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trưởng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5DA1794D" w14:textId="443AD84A" w:rsidR="00392619" w:rsidRPr="00392619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thị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08/CT-TATC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06/12/1990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cường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khai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buôn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16B7725D" w14:textId="6320C565" w:rsidR="00392619" w:rsidRPr="00BE52FC" w:rsidRDefault="00392619" w:rsidP="00122E2C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114/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TTg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21/11/1992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tướng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16AB2923" w14:textId="77777777" w:rsidR="00392619" w:rsidRPr="00392619" w:rsidRDefault="00392619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tệ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555FFBF4" w14:textId="77777777" w:rsidR="00B11C3D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Thông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02/TTLN-TANDTC-VKSNDTC-BNV-BTP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20/3/1993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57/SL-CTN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10/5/1997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bắt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coi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3297A93B" w14:textId="5E51973B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Pháp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kể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Pháp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tới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nay: </w:t>
      </w:r>
    </w:p>
    <w:p w14:paraId="6E57384B" w14:textId="7540188B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26/2/1998: Pháp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Văn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nghĩa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liệt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3168BE39" w14:textId="6E4C5D5A" w:rsidR="00392619" w:rsidRPr="00392619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29/11/2005: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qua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khắc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phục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Pháp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2005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đổi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bổ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sung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hai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lần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2007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2012.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chi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ngừa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nêu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rõ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ràng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đổi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bổ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sung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phù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hơn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tiễn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đấu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662F6E99" w14:textId="7427026B" w:rsidR="00D11A64" w:rsidRPr="0089569D" w:rsidRDefault="00B11C3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ab/>
        <w:t xml:space="preserve">  </w:t>
      </w:r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Sau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gần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13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2005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đổi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bổ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sung qua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55/2005/QH11,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01/2007/QH12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27/2012/QH13.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20/11/2018,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đích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tính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Quốc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nghĩa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khoá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XIV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qua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392619"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7EA75155" w14:textId="3294D25D" w:rsidR="0089569D" w:rsidRPr="009166E5" w:rsidRDefault="00392619" w:rsidP="009166E5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39261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: </w:t>
      </w:r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Pháp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="009166E5"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rất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sớm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sửa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đổi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bổ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sung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càng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Các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văn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càng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chỉnh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diện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bao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quát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hơn</w:t>
      </w:r>
      <w:proofErr w:type="spellEnd"/>
      <w:r w:rsidRPr="0039261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so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văn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trước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BE52FC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C837EB7" w14:textId="64C1EEA8" w:rsidR="0089569D" w:rsidRPr="0089569D" w:rsidRDefault="0089569D" w:rsidP="00AA65A3">
      <w:pPr>
        <w:spacing w:before="120" w:after="120"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CHƯƠNG 2: THỰC TRẠNG PHÁP LUẬT VÀ THỰC TIỄN XÉT XỬ CÁC TỘI PHẠM VỀ THAM NHŨNG Ở VIỆT NAM HIỆN NAY</w:t>
      </w:r>
    </w:p>
    <w:p w14:paraId="3BAD5BA9" w14:textId="3A190E38" w:rsidR="0089569D" w:rsidRPr="0089569D" w:rsidRDefault="0089569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2.1.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trạng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ở Việt Nam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nay</w:t>
      </w:r>
    </w:p>
    <w:p w14:paraId="55C12317" w14:textId="26FBCC84" w:rsidR="000B5833" w:rsidRPr="000B5833" w:rsidRDefault="0089569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Theo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(BLHS)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gram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</w:t>
      </w:r>
      <w:proofErr w:type="gram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XXI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BLHS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1999.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Gồm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04A24767" w14:textId="01E1F5F1" w:rsidR="0089569D" w:rsidRPr="0089569D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ô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278):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3B5077B" w14:textId="5167F03C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279):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qua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583AA6F" w14:textId="6836D976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280):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3FCA3F6" w14:textId="37B18389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281):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4E0C0E0" w14:textId="6F9BEC06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282):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vượt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E72AC86" w14:textId="4E6AE403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283):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qua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tới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AC6756A" w14:textId="7F8E47A4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284):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dung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giấy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tờ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liệu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;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giấy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tờ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;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chữ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E0EBDF5" w14:textId="105F4D8D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01/2001/NQ-HĐTP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15/3/2001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trọng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Việt Nam.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12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2BF67C97" w14:textId="25A75CED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Tham ô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BA4DE92" w14:textId="691DF950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D86C07C" w14:textId="13CF6929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DCA85FC" w14:textId="451F57A1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Lợi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4B7E9DA" w14:textId="4532D7EE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C2E2A8E" w14:textId="774F0F1F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60B5758" w14:textId="2F041C36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61CA1C4" w14:textId="63A82BB6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giới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phương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 10</w:t>
      </w:r>
    </w:p>
    <w:p w14:paraId="5675B7C1" w14:textId="699A8980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Lợi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phép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nhiễu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F744A33" w14:textId="7360E67E" w:rsidR="000B5833" w:rsidRP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đúng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B6DC5B2" w14:textId="1273CE8D" w:rsidR="0089569D" w:rsidRPr="0089569D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+ Lợi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bao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che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;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trở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can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D45F6FD" w14:textId="77777777" w:rsidR="0089569D" w:rsidRPr="0089569D" w:rsidRDefault="0089569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2.2.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trạng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ở Việt Nam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nay</w:t>
      </w:r>
    </w:p>
    <w:p w14:paraId="5020F9A9" w14:textId="11E32BFF" w:rsidR="0089569D" w:rsidRPr="0089569D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2.2.1.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nét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chung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trạng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ở Việt Nam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nay</w:t>
      </w:r>
    </w:p>
    <w:p w14:paraId="641FBB6B" w14:textId="6BD61E27" w:rsid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Trong Báo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Trung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X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biểu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lần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XI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nêu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rõ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 “...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lãng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…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đẩy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lùi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diễn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Tham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diễn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mọi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lĩnh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nay”.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diễn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hầu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hết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mọi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lĩnh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hôi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đai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khoáng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;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;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xây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…</w:t>
      </w:r>
    </w:p>
    <w:p w14:paraId="50588030" w14:textId="104FA439" w:rsidR="000B5833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nay,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lớn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dư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phui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“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”, “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nhỏ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lẻ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gọi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“chi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tuy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lớn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nghìn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nghìn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nghìn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mỗi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diễn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tràn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khắp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mọi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xúc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C16B99D" w14:textId="5A5BE178" w:rsidR="0089569D" w:rsidRPr="0089569D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Khi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bệnh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xếp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yêu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khoảng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nghìn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bệnh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2EDB811F" w14:textId="11E58C5E" w:rsidR="0089569D" w:rsidRPr="0089569D" w:rsidRDefault="0089569D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2.2.2. Nguyên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</w:p>
    <w:p w14:paraId="4B5E3561" w14:textId="2E46A879" w:rsidR="000B5833" w:rsidRDefault="0089569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Nguyên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bao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gồm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Nguyên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lòng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suy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thoái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phẩm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tưởng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ngũ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11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phía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tồn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hở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yếu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kém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ý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lỏng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lẻo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thường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xuyên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đe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lương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thỏa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yếu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kém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khai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5F547DF" w14:textId="610AA69D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diễn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dưới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Tham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thỏa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Tham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máy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Tham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do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hướng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thân.Tham</w:t>
      </w:r>
      <w:proofErr w:type="spellEnd"/>
      <w:proofErr w:type="gram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Tham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hữu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phép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doanh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mua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A65A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AA65A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>, .</w:t>
      </w:r>
      <w:r w:rsidR="009166E5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..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thuộc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DD3060A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2.2.3.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ván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ở Việt Nam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gian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gần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đây</w:t>
      </w:r>
      <w:proofErr w:type="spellEnd"/>
    </w:p>
    <w:p w14:paraId="439B60CF" w14:textId="67B9F7E1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Á: Công ty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cổ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phần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nghệ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Á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buộc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kit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Covid-19.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khởi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102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8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thuộc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Khoa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học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nghệ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lãnh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CDC,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sở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tỉnh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30/11/2022,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an (C03)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khởi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can Nguyễn Văn Trịnh –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tướng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Trung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bắt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bao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gồm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trưởng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Nguyễn Thanh Long,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trưởng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Khoa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học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nghệ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Chu Ngọc Anh,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thư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Tỉnh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tỉnh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Hải Dương Phạm Xuân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Thăng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Công ty Việt Á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cung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kit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tâm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soát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bệnh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sở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62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tỉnh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4000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tỷ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ADDC15D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684FD04B" w14:textId="6F275F6D" w:rsidR="0089569D" w:rsidRPr="0089569D" w:rsidRDefault="000B5833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Công ty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cổ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phần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nghệ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Á,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ty.</w:t>
      </w:r>
    </w:p>
    <w:p w14:paraId="58F6C056" w14:textId="5484DE58" w:rsidR="0089569D" w:rsidRPr="0089569D" w:rsidRDefault="000B5833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lastRenderedPageBreak/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Trung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trưởng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trưởng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Khoa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học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nghệ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Bí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thư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Tỉnh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Hải Dương.</w:t>
      </w:r>
    </w:p>
    <w:p w14:paraId="0D3D7D16" w14:textId="77777777" w:rsidR="0089569D" w:rsidRPr="0089569D" w:rsidRDefault="0089569D" w:rsidP="00122E2C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0AF4604E" w14:textId="0852B8A7" w:rsidR="0089569D" w:rsidRPr="0089569D" w:rsidRDefault="000B5833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102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khởi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8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thuộc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khoa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học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nghệ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chục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lãnh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CDC,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sở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tỉnh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phố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5C1F435C" w14:textId="77777777" w:rsidR="0089569D" w:rsidRPr="0089569D" w:rsidRDefault="0089569D" w:rsidP="00122E2C">
      <w:p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36681503" w14:textId="7572387F" w:rsidR="0089569D" w:rsidRPr="0089569D" w:rsidRDefault="000B5833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kit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Covid-19,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kiện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ty Việt Á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nhuận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lớn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51FADFD7" w14:textId="39EE5A92" w:rsidR="0089569D" w:rsidRPr="0089569D" w:rsidRDefault="000B5833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câu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hỏi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Trung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mua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kit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ty Việt Á.</w:t>
      </w:r>
    </w:p>
    <w:p w14:paraId="206A2D73" w14:textId="08156564" w:rsidR="0089569D" w:rsidRPr="0089569D" w:rsidRDefault="000B5833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xem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khai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kit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đúng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phương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245E4F4C" w14:textId="77777777" w:rsidR="0089569D" w:rsidRPr="0089569D" w:rsidRDefault="0089569D" w:rsidP="00122E2C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5114EB21" w14:textId="37DF5258" w:rsidR="0089569D" w:rsidRPr="0089569D" w:rsidRDefault="000B5833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kit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nặng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dịch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sẽ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lượng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chăm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sóc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khỏe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2A8D26A2" w14:textId="3B4BCFB8" w:rsidR="0089569D" w:rsidRPr="0089569D" w:rsidRDefault="000B5833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>+</w:t>
      </w:r>
      <w:r w:rsid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kit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niềm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hậu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suất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40FDFEF" w14:textId="666C987D" w:rsidR="0089569D" w:rsidRPr="0089569D" w:rsidRDefault="00A26E36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ty Việt Á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cung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kit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doanh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gần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4000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tỷ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lớn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lãng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phí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nguồn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00E8772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2: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“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”: Việt Nam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gần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2.000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dịch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Covid-19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bùng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200.000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60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13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vùng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lãnh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thổ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mua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vé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gặp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mua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vé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đắt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bê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“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dịch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COVID-19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2020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2021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phép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ty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gram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An</w:t>
      </w:r>
      <w:proofErr w:type="gram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thấy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can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chục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tỷ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nghìn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USD.</w:t>
      </w:r>
    </w:p>
    <w:p w14:paraId="786F2662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5B20751C" w14:textId="6F22DAA9" w:rsidR="0089569D" w:rsidRPr="0089569D" w:rsidRDefault="00A26E36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Văn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Thanh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an (Việt Nam),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Ngoại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Giao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-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(Việt Nam),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Uỷ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Thành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phố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Hà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Nội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739A897" w14:textId="77777777" w:rsidR="0089569D" w:rsidRPr="0089569D" w:rsidRDefault="0089569D" w:rsidP="00122E2C">
      <w:p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4A054E2B" w14:textId="272B6AC6" w:rsidR="0089569D" w:rsidRPr="0089569D" w:rsidRDefault="00A26E36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an Việt Nam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54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can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“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duyệt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phép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Công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ngoài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trục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354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“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Lừa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174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“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364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894B2FE" w14:textId="77777777" w:rsidR="0089569D" w:rsidRPr="0089569D" w:rsidRDefault="0089569D" w:rsidP="00122E2C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0BA39F48" w14:textId="47ABFEA1" w:rsidR="0089569D" w:rsidRPr="0089569D" w:rsidRDefault="00A26E36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doanh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phép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điểm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dịch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Covid-19.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diễn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dài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2020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1/2022.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Đây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văn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dừng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phép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thương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mại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do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dịch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Covid-19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doanh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tục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phép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ngoài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F223AF1" w14:textId="2C543204" w:rsidR="0089569D" w:rsidRPr="0089569D" w:rsidRDefault="00A26E36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họ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qua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hối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diện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doanh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F3BE259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37677661" w14:textId="350FA0E4" w:rsidR="0089569D" w:rsidRPr="0089569D" w:rsidRDefault="00A26E36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Xói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mòn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niềm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chúng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xảy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xói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mòn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niềm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chúng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thuộc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Nếu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nảy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sinh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ngờ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thể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yếu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niềm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chúng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7353F6F" w14:textId="339C11B6" w:rsidR="0089569D" w:rsidRPr="0089569D" w:rsidRDefault="00A26E36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Bỏ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Tham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dẫn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bổ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nguồn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khả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huống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khẩn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Khi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nhóm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nhỏ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nguồn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lãng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phí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hoãn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rỗi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trọng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0CF30C8" w14:textId="05604684" w:rsidR="0089569D" w:rsidRPr="0089569D" w:rsidRDefault="00A26E36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Tham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nhóm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điểm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yếu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phần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ổn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578F4FFB" w14:textId="77777777" w:rsidR="0089569D" w:rsidRPr="0089569D" w:rsidRDefault="0089569D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2.3.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thách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:</w:t>
      </w:r>
    </w:p>
    <w:p w14:paraId="2FFC3C9B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Sau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tiễn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phần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yêu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đấu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cạnh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thì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vẫn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tồn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đọng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Việt Nam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nay.</w:t>
      </w:r>
    </w:p>
    <w:p w14:paraId="7AADD9C7" w14:textId="597DEFCC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2.3.1.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quan</w:t>
      </w:r>
      <w:proofErr w:type="spellEnd"/>
    </w:p>
    <w:p w14:paraId="7A888E77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277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1999,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đang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gặp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Các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càng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che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giấu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quen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núp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bóng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dưới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dạng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ty.</w:t>
      </w:r>
    </w:p>
    <w:p w14:paraId="63CE7014" w14:textId="248299CB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gặp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do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tượng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do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 “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tâm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”, “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che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giấu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lỗi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ý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trực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1AE8B0F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2.3.2.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Khả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khung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phạt</w:t>
      </w:r>
      <w:proofErr w:type="spellEnd"/>
    </w:p>
    <w:p w14:paraId="20195F1F" w14:textId="77777777" w:rsidR="0089569D" w:rsidRPr="0089569D" w:rsidRDefault="0089569D" w:rsidP="00122E2C">
      <w:pPr>
        <w:spacing w:before="120" w:after="12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Trong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ý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kiến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ý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Qua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thấy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việc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danh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thách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yếu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0862E33D" w14:textId="4F6547A4" w:rsidR="0089569D" w:rsidRPr="0089569D" w:rsidRDefault="00A26E36" w:rsidP="00122E2C">
      <w:pPr>
        <w:spacing w:before="120" w:after="12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sách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vẫn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54B43D67" w14:textId="7B7A32F2" w:rsidR="0089569D" w:rsidRPr="0089569D" w:rsidRDefault="00A26E36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Chương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"Các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"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21A472A2" w14:textId="1A015BFD" w:rsidR="0089569D" w:rsidRPr="0089569D" w:rsidRDefault="00A26E36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càng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trở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khăn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hiểm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CCE7F01" w14:textId="4132A5F1" w:rsidR="0089569D" w:rsidRPr="0089569D" w:rsidRDefault="00A26E36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Công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hướng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dẫn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đầy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đủ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58EB0E25" w14:textId="4F14EEC2" w:rsidR="0089569D" w:rsidRPr="0089569D" w:rsidRDefault="00A26E36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Công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phổ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chú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ý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đúng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mức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C8A97E7" w14:textId="77777777" w:rsidR="0089569D" w:rsidRPr="0089569D" w:rsidRDefault="0089569D" w:rsidP="00122E2C">
      <w:pPr>
        <w:spacing w:before="120"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Công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thập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liệu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gặp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khó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khăn</w:t>
      </w:r>
      <w:proofErr w:type="spellEnd"/>
      <w:r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BF2596C" w14:textId="71186B01" w:rsidR="0089569D" w:rsidRDefault="00A26E36" w:rsidP="00122E2C">
      <w:pPr>
        <w:spacing w:before="120" w:after="12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+ </w:t>
      </w:r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Trong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trường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dưới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nên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mới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tiến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tụng</w:t>
      </w:r>
      <w:proofErr w:type="spellEnd"/>
      <w:r w:rsidR="0089569D" w:rsidRPr="0089569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935CD56" w14:textId="77777777" w:rsidR="00A26E36" w:rsidRPr="00A26E36" w:rsidRDefault="00A26E36" w:rsidP="00122E2C">
      <w:pPr>
        <w:spacing w:before="120" w:after="120"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CHƯƠNG 3: MỘT SỐ GIẢI PHÁP HOÀN THIỆN PHÁP LUẬT VÀ NÂNG CAO HIỆU QUẢ XÉT XỬ CÁC TỘI PHẠM VỀ THAM NHŨNG</w:t>
      </w:r>
    </w:p>
    <w:p w14:paraId="701318EF" w14:textId="77777777" w:rsidR="00A26E36" w:rsidRPr="00A26E36" w:rsidRDefault="00A26E36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3.1.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nâng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</w:p>
    <w:p w14:paraId="27B0731D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ngừng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rõ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ràng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ngặt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sung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đúng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73CD928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thuận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Tuy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ngặt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đúng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cạnh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tam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qua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463A128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soát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soát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Trong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4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mắt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gì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khai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nghe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tai,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nơi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soát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rõ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ràng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chuẩn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soát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bởi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riêng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D2A5C43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Bảo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nếu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Bảo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thù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bất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phía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khuyến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D22634A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thiểu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can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cung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khai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ẩn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danh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B47C58D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đổi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cạnh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16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trừ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tận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B72B0DB" w14:textId="77777777" w:rsidR="00A26E36" w:rsidRPr="00A26E36" w:rsidRDefault="00A26E36" w:rsidP="00122E2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3.2.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đứng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nhũng</w:t>
      </w:r>
      <w:proofErr w:type="spellEnd"/>
    </w:p>
    <w:p w14:paraId="49F77423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352F2D7F" w14:textId="0448D35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Gương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mẫu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tuân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túc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DF11F40" w14:textId="529794DF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chịu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xảy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kỷ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5648CA57" w14:textId="05FF6902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xem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loại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bỏ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miễn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đây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4187619E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xem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miễn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trừ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1B8C777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xem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miễn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nếu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thì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miễn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28C8C446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xem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miễn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phục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hậu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91E7312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xem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phục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hậu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kịp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đúng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0314883" w14:textId="7C4EB15E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Lãnh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-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dung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túng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nêu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5DB7B4A9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6B9AA6E3" w14:textId="3832E1E5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trận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trận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27013718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Khuyến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đúng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trương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Khuyến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ngừa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đấu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4AB6B75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Khuyến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cung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F465C3D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Cung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đấu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794D905C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2FA81189" w14:textId="0982D984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5DB56ED6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Các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nỗ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1469FF2E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yêu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cung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lượng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yêu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cung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416F4FB8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Các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tuân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6520EAC" w14:textId="3F90AF7B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gram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Ban</w:t>
      </w:r>
      <w:proofErr w:type="gram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Ban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7509CB9A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Công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qua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Thanh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Ban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3D4BB19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ban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631A7423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08E65C8D" w14:textId="63E681C4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ngang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08794E0A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Tùy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phê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duyệt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ban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30B38DAE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Quản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734F20F4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Thanh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hướng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dẫn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3DB01B30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Quản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sở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dữ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liệu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cung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đào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hỗ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lĩnh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280FE5AB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Chuẩn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4EA93D0" w14:textId="1BCE21C1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36353900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Viện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tuân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khởi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khởi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;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thuộc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Viện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32D895CF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Các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nỗ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39F7F3C0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thuộc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tiễn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784EE683" w14:textId="4BA0810A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05EE20A9" w14:textId="7777777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▪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nhằm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dấu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B67AA9F" w14:textId="14DF1E3B" w:rsidR="00A26E36" w:rsidRPr="00A26E36" w:rsidRDefault="00A4715A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 </w:t>
      </w:r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phối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thanh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toán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Viện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đơn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vị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="00A26E36"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73094437" w14:textId="22241435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Viện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tuân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khiếu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nại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khởi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yêu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khởi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khởi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 </w:t>
      </w:r>
    </w:p>
    <w:p w14:paraId="32E43414" w14:textId="62345BC8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▪ Trường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Viện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ủy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cao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mở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thuộc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thẩm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quyền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tòa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8303AC9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686EF56C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79D7423A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7A805644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78F28EFF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12A5BF56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422301EC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27E15EE3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418097A2" w14:textId="77777777" w:rsidR="00AA65A3" w:rsidRDefault="00AA65A3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</w:p>
    <w:p w14:paraId="77AEB0D0" w14:textId="0C01F0D3" w:rsidR="00A26E36" w:rsidRPr="00A26E36" w:rsidRDefault="00A26E36" w:rsidP="00122E2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A26E3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C. KẾT LUẬN</w:t>
      </w:r>
    </w:p>
    <w:p w14:paraId="03C21BB2" w14:textId="4FA69D87" w:rsidR="00A26E36" w:rsidRPr="00A26E36" w:rsidRDefault="00A26E36" w:rsidP="00122E2C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Trong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nay,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đang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khía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cạnh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Nam. Hậu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dừng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ở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bất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đẳng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nghèo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phối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dẫn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doanh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trở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kém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cạnh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gây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mất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niềm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và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Ảnh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hưởng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lớn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hút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nguồn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vốn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chậm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Đòi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hỏi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tay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mọi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doanh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nghiệp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cùng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xây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thêm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hợp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xử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thời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nắm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bắt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phục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hạn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Việt Nam.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trọng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tăng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quyết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giúp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ngăn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niềm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vững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chắc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nên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trường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xã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ổn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phồn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thịnh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Tóm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phủ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Chúng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ta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lòng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xây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chặt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thúc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đẩy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trách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nhiệm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quản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vệ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đồng</w:t>
      </w:r>
      <w:proofErr w:type="spellEnd"/>
      <w:r w:rsidRPr="00A26E3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2A7C203C" w14:textId="77777777" w:rsidR="00A26E36" w:rsidRPr="0089569D" w:rsidRDefault="00A26E36" w:rsidP="00A26E3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</w:p>
    <w:p w14:paraId="3D40ED5D" w14:textId="77777777" w:rsidR="0089569D" w:rsidRDefault="0089569D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</w:p>
    <w:p w14:paraId="3605C56A" w14:textId="77777777" w:rsidR="009166E5" w:rsidRDefault="009166E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</w:p>
    <w:p w14:paraId="61C6FCD1" w14:textId="77777777" w:rsidR="009166E5" w:rsidRDefault="009166E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</w:p>
    <w:p w14:paraId="3E5D7825" w14:textId="77777777" w:rsidR="009166E5" w:rsidRDefault="009166E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</w:p>
    <w:p w14:paraId="2CDC4389" w14:textId="77777777" w:rsidR="009166E5" w:rsidRDefault="009166E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</w:p>
    <w:p w14:paraId="3D939009" w14:textId="77777777" w:rsidR="009166E5" w:rsidRDefault="009166E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</w:p>
    <w:p w14:paraId="4353EDBA" w14:textId="77777777" w:rsidR="009166E5" w:rsidRDefault="009166E5" w:rsidP="0089569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</w:p>
    <w:p w14:paraId="3F44C870" w14:textId="5F49F7EB" w:rsidR="009166E5" w:rsidRDefault="009166E5" w:rsidP="00AA65A3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0"/>
          <w:szCs w:val="40"/>
          <w:lang w:val="vi-VN"/>
          <w14:ligatures w14:val="none"/>
        </w:rPr>
      </w:pPr>
      <w:r w:rsidRPr="009166E5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0"/>
          <w:szCs w:val="40"/>
          <w14:ligatures w14:val="none"/>
        </w:rPr>
        <w:lastRenderedPageBreak/>
        <w:t>PHỤ LỤC HÌNH ẢNH</w:t>
      </w:r>
    </w:p>
    <w:p w14:paraId="53960441" w14:textId="77777777" w:rsidR="001C2836" w:rsidRPr="009166E5" w:rsidRDefault="001C2836" w:rsidP="001C283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val="vi-VN"/>
          <w14:ligatures w14:val="none"/>
        </w:rPr>
      </w:pPr>
    </w:p>
    <w:p w14:paraId="17E90652" w14:textId="3BC2A5DE" w:rsidR="009166E5" w:rsidRDefault="009166E5" w:rsidP="009166E5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6D20B9F" wp14:editId="793CFBE2">
            <wp:extent cx="5282624" cy="3512820"/>
            <wp:effectExtent l="0" t="0" r="0" b="0"/>
            <wp:docPr id="724882181" name="Picture 1" descr="Vụ Việt Á, khởi tố 89 bị can; Tân Hoàng Minh lừa đảo, chiếm đoạt hơ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ụ Việt Á, khởi tố 89 bị can; Tân Hoàng Minh lừa đảo, chiếm đoạt hơn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39" cy="352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3939" w14:textId="7D45F88A" w:rsidR="00921910" w:rsidRDefault="00921910" w:rsidP="00AA65A3">
      <w:pPr>
        <w:jc w:val="center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921910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Hình 1: </w:t>
      </w:r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Các </w:t>
      </w: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can </w:t>
      </w: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đại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án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Việt Á</w:t>
      </w:r>
    </w:p>
    <w:p w14:paraId="24D14CC3" w14:textId="77777777" w:rsidR="00921910" w:rsidRPr="00921910" w:rsidRDefault="00921910" w:rsidP="001C2836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21F5164E" w14:textId="45C048F9" w:rsidR="00921910" w:rsidRDefault="001C2836" w:rsidP="00921910">
      <w:pPr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21910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</w:t>
      </w:r>
      <w:r w:rsidR="00921910">
        <w:rPr>
          <w:noProof/>
        </w:rPr>
        <w:drawing>
          <wp:inline distT="0" distB="0" distL="0" distR="0" wp14:anchorId="2AB5A2E1" wp14:editId="2C8C1EB1">
            <wp:extent cx="5372814" cy="2887980"/>
            <wp:effectExtent l="0" t="0" r="0" b="7620"/>
            <wp:docPr id="2042302443" name="Picture 2" descr="Chi tiết 32 bị can trong đại án 'chuyến bay giải cứu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i tiết 32 bị can trong đại án 'chuyến bay giải cứu'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08" cy="290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8B2A" w14:textId="4099CC9F" w:rsidR="00921910" w:rsidRPr="00340A86" w:rsidRDefault="00921910" w:rsidP="00AA65A3">
      <w:pPr>
        <w:jc w:val="center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án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bay </w:t>
      </w:r>
      <w:proofErr w:type="spellStart"/>
      <w:r w:rsidRPr="00921910">
        <w:rPr>
          <w:rFonts w:ascii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92191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0A86">
        <w:rPr>
          <w:rFonts w:ascii="Times New Roman" w:hAnsi="Times New Roman" w:cs="Times New Roman"/>
          <w:color w:val="000000"/>
          <w:sz w:val="26"/>
          <w:szCs w:val="26"/>
        </w:rPr>
        <w:t>cứu</w:t>
      </w:r>
      <w:proofErr w:type="spellEnd"/>
      <w:r w:rsidR="00340A86">
        <w:rPr>
          <w:rFonts w:ascii="Times New Roman" w:hAnsi="Times New Roman" w:cs="Times New Roman"/>
          <w:color w:val="000000"/>
          <w:sz w:val="26"/>
          <w:szCs w:val="26"/>
          <w:lang w:val="vi-VN"/>
        </w:rPr>
        <w:t>.</w:t>
      </w:r>
    </w:p>
    <w:p w14:paraId="345DBBC0" w14:textId="77777777" w:rsidR="00BF5DC5" w:rsidRDefault="00BF5DC5" w:rsidP="00AA65A3">
      <w:pPr>
        <w:jc w:val="center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7DCAB9C8" w14:textId="77777777" w:rsidR="00BF5DC5" w:rsidRDefault="00BF5DC5" w:rsidP="00921910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4EDEB3BD" w14:textId="77777777" w:rsidR="00BF5DC5" w:rsidRDefault="00BF5DC5" w:rsidP="00921910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7BA11005" w14:textId="77777777" w:rsidR="00BF5DC5" w:rsidRDefault="00BF5DC5" w:rsidP="00921910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41DB4AA1" w14:textId="4FACB252" w:rsidR="00BF5DC5" w:rsidRDefault="00BF5DC5" w:rsidP="00921910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D09A222" wp14:editId="6E13888D">
            <wp:extent cx="5715000" cy="3116580"/>
            <wp:effectExtent l="0" t="0" r="0" b="7620"/>
            <wp:docPr id="415160244" name="Picture 3" descr="Bác sĩ nhận phong bì bị phạt đến 30 triệu đồ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ác sĩ nhận phong bì bị phạt đến 30 triệu đồ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2058" w14:textId="5F434537" w:rsidR="00BF5DC5" w:rsidRPr="00340A86" w:rsidRDefault="00BF5DC5" w:rsidP="00AA65A3">
      <w:pPr>
        <w:jc w:val="center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tượng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bác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sĩ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“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phong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bì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” 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5DC5">
        <w:rPr>
          <w:rFonts w:ascii="Times New Roman" w:hAnsi="Times New Roman" w:cs="Times New Roman"/>
          <w:color w:val="000000"/>
          <w:sz w:val="26"/>
          <w:szCs w:val="26"/>
        </w:rPr>
        <w:t>bệnh</w:t>
      </w:r>
      <w:proofErr w:type="spellEnd"/>
      <w:r w:rsidRPr="00BF5D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0A86">
        <w:rPr>
          <w:rFonts w:ascii="Times New Roman" w:hAnsi="Times New Roman" w:cs="Times New Roman"/>
          <w:color w:val="000000"/>
          <w:sz w:val="26"/>
          <w:szCs w:val="26"/>
        </w:rPr>
        <w:t>nhân</w:t>
      </w:r>
      <w:proofErr w:type="spellEnd"/>
      <w:r w:rsidR="00340A86">
        <w:rPr>
          <w:rFonts w:ascii="Times New Roman" w:hAnsi="Times New Roman" w:cs="Times New Roman"/>
          <w:color w:val="000000"/>
          <w:sz w:val="26"/>
          <w:szCs w:val="26"/>
          <w:lang w:val="vi-VN"/>
        </w:rPr>
        <w:t>.</w:t>
      </w:r>
    </w:p>
    <w:p w14:paraId="0BE77ABD" w14:textId="77777777" w:rsidR="00BF5DC5" w:rsidRDefault="00BF5DC5" w:rsidP="00AA65A3">
      <w:pPr>
        <w:jc w:val="center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55AAD17F" w14:textId="5D9AE43C" w:rsidR="00BF5DC5" w:rsidRPr="00BF5DC5" w:rsidRDefault="00340A86" w:rsidP="00921910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172881B" wp14:editId="7489B998">
            <wp:extent cx="5760085" cy="3838575"/>
            <wp:effectExtent l="0" t="0" r="0" b="9525"/>
            <wp:docPr id="1304765492" name="Picture 4" descr="Hội nghị toàn quốc tổng kết 10 năm công tác phòng, chống tham nhũ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ội nghị toàn quốc tổng kết 10 năm công tác phòng, chống tham nhũng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139E" w14:textId="5BFE7194" w:rsidR="0025079E" w:rsidRPr="0025079E" w:rsidRDefault="00340A86" w:rsidP="002507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4: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Bộ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nghị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tổng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10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tiêu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cực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giai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đoạn</w:t>
      </w:r>
      <w:proofErr w:type="spellEnd"/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2012 </w:t>
      </w: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–</w:t>
      </w:r>
      <w:r w:rsidRPr="00340A86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2022</w:t>
      </w: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>.</w:t>
      </w:r>
    </w:p>
    <w:p w14:paraId="1E19C82D" w14:textId="5D543DB2" w:rsidR="00921910" w:rsidRDefault="00921910" w:rsidP="00921910">
      <w:pPr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  <w:lang w:val="vi-VN"/>
          <w14:ligatures w14:val="none"/>
        </w:rPr>
      </w:pPr>
      <w:r w:rsidRPr="0092191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KẾ HOẠCH PHÂN CÔNG VIẾT TIỂU LUẬN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2976"/>
        <w:gridCol w:w="1695"/>
      </w:tblGrid>
      <w:tr w:rsidR="00A06B74" w14:paraId="52127C11" w14:textId="77777777" w:rsidTr="00B05826">
        <w:trPr>
          <w:trHeight w:val="559"/>
        </w:trPr>
        <w:tc>
          <w:tcPr>
            <w:tcW w:w="4390" w:type="dxa"/>
          </w:tcPr>
          <w:p w14:paraId="352EFE41" w14:textId="3DDBD03F" w:rsidR="00A06B74" w:rsidRDefault="00A06B74" w:rsidP="00B05826">
            <w:pPr>
              <w:spacing w:after="100" w:line="360" w:lineRule="auto"/>
              <w:ind w:firstLine="0"/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>Nội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>hoàn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2976" w:type="dxa"/>
          </w:tcPr>
          <w:p w14:paraId="66DCCADE" w14:textId="2F89B89D" w:rsidR="00A06B74" w:rsidRDefault="00A06B74" w:rsidP="00B05826">
            <w:pPr>
              <w:spacing w:line="360" w:lineRule="auto"/>
              <w:ind w:firstLine="0"/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 xml:space="preserve">Sinh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>hoàn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695" w:type="dxa"/>
          </w:tcPr>
          <w:p w14:paraId="3C75BBEB" w14:textId="4BE48D7E" w:rsidR="00A06B74" w:rsidRPr="00A06B74" w:rsidRDefault="00A06B74" w:rsidP="00B05826">
            <w:pPr>
              <w:spacing w:after="0" w:afterAutospacing="0" w:line="360" w:lineRule="auto"/>
              <w:ind w:firstLine="0"/>
              <w:jc w:val="center"/>
              <w:rPr>
                <w:rFonts w:eastAsia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Mức</w:t>
            </w:r>
            <w:proofErr w:type="spellEnd"/>
            <w:r w:rsidRP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độ</w:t>
            </w:r>
            <w:proofErr w:type="spellEnd"/>
          </w:p>
          <w:p w14:paraId="3F5F9CE3" w14:textId="4A43FB36" w:rsidR="00A06B74" w:rsidRDefault="00A06B74" w:rsidP="00B05826">
            <w:pPr>
              <w:spacing w:after="0" w:afterAutospacing="0" w:line="360" w:lineRule="auto"/>
              <w:ind w:firstLine="0"/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proofErr w:type="spellStart"/>
            <w:r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h</w:t>
            </w:r>
            <w:r w:rsidRP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oàn</w:t>
            </w:r>
            <w:proofErr w:type="spellEnd"/>
            <w:r w:rsidRP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thành</w:t>
            </w:r>
            <w:proofErr w:type="spellEnd"/>
          </w:p>
        </w:tc>
      </w:tr>
      <w:tr w:rsidR="00A06B74" w14:paraId="530F581F" w14:textId="77777777" w:rsidTr="00877C48">
        <w:tc>
          <w:tcPr>
            <w:tcW w:w="9061" w:type="dxa"/>
            <w:gridSpan w:val="3"/>
          </w:tcPr>
          <w:p w14:paraId="667FE209" w14:textId="6E9507E6" w:rsidR="00A06B74" w:rsidRPr="00A06B74" w:rsidRDefault="002876DD" w:rsidP="00B05826">
            <w:pPr>
              <w:spacing w:after="0" w:line="360" w:lineRule="auto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</w:pPr>
            <w:r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 xml:space="preserve">PHẦN 1: </w:t>
            </w:r>
            <w:r w:rsid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>PHẦN MỞ ĐẦU</w:t>
            </w:r>
          </w:p>
        </w:tc>
      </w:tr>
      <w:tr w:rsidR="00A06B74" w14:paraId="06FD7067" w14:textId="77777777" w:rsidTr="00B05826">
        <w:trPr>
          <w:trHeight w:val="1057"/>
        </w:trPr>
        <w:tc>
          <w:tcPr>
            <w:tcW w:w="4390" w:type="dxa"/>
          </w:tcPr>
          <w:p w14:paraId="37B431CD" w14:textId="086A63F7" w:rsidR="00A06B74" w:rsidRPr="002876DD" w:rsidRDefault="00A06B74" w:rsidP="00B05826">
            <w:pPr>
              <w:spacing w:after="0" w:line="360" w:lineRule="auto"/>
              <w:ind w:firstLine="0"/>
              <w:jc w:val="left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A06B74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1: </w:t>
            </w:r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Lý do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chọn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đề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tài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mục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tiêu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phạm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vi,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phương</w:t>
            </w:r>
            <w:proofErr w:type="spellEnd"/>
            <w:r>
              <w:rPr>
                <w:rFonts w:eastAsia="Times New Roman"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 xml:space="preserve">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pháp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nghiên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cứu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kết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cấu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đề</w:t>
            </w:r>
            <w:proofErr w:type="spellEnd"/>
            <w:r w:rsidRPr="00A06B74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tài</w:t>
            </w:r>
            <w:proofErr w:type="spellEnd"/>
          </w:p>
        </w:tc>
        <w:tc>
          <w:tcPr>
            <w:tcW w:w="2976" w:type="dxa"/>
          </w:tcPr>
          <w:p w14:paraId="16E7532D" w14:textId="29694D1E" w:rsidR="00A06B74" w:rsidRPr="00A06B74" w:rsidRDefault="003261F3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Đinh Văn Sáng</w:t>
            </w:r>
          </w:p>
        </w:tc>
        <w:tc>
          <w:tcPr>
            <w:tcW w:w="1695" w:type="dxa"/>
          </w:tcPr>
          <w:p w14:paraId="436EA6AF" w14:textId="43B0A13D" w:rsidR="00A06B74" w:rsidRPr="00B05826" w:rsidRDefault="00B05826" w:rsidP="00B05826">
            <w:pPr>
              <w:spacing w:after="0" w:line="360" w:lineRule="auto"/>
              <w:ind w:firstLine="0"/>
              <w:jc w:val="center"/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2876DD" w14:paraId="4D9B5303" w14:textId="77777777" w:rsidTr="00B05826">
        <w:trPr>
          <w:trHeight w:val="288"/>
        </w:trPr>
        <w:tc>
          <w:tcPr>
            <w:tcW w:w="9061" w:type="dxa"/>
            <w:gridSpan w:val="3"/>
          </w:tcPr>
          <w:p w14:paraId="7EA9A7E7" w14:textId="216811CA" w:rsidR="002876DD" w:rsidRPr="002876DD" w:rsidRDefault="002876DD" w:rsidP="00BF5DC5">
            <w:pPr>
              <w:spacing w:after="100" w:afterAutospacing="0" w:line="360" w:lineRule="auto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</w:pPr>
            <w:r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>PHẦN 2: NỘI DUNG</w:t>
            </w:r>
          </w:p>
        </w:tc>
      </w:tr>
      <w:tr w:rsidR="00A06B74" w14:paraId="7107F9B8" w14:textId="77777777" w:rsidTr="00B05826">
        <w:tc>
          <w:tcPr>
            <w:tcW w:w="4390" w:type="dxa"/>
          </w:tcPr>
          <w:p w14:paraId="474ABE09" w14:textId="706FB472" w:rsidR="00A06B74" w:rsidRPr="002876DD" w:rsidRDefault="002876DD" w:rsidP="00B05826">
            <w:pPr>
              <w:spacing w:after="0" w:afterAutospacing="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2: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Khái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niệm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tội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phạm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tham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nhũng</w:t>
            </w:r>
            <w:proofErr w:type="spellEnd"/>
          </w:p>
        </w:tc>
        <w:tc>
          <w:tcPr>
            <w:tcW w:w="2976" w:type="dxa"/>
          </w:tcPr>
          <w:p w14:paraId="1969416E" w14:textId="210B89C8" w:rsidR="00A06B74" w:rsidRPr="00B05826" w:rsidRDefault="003261F3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Đinh Văn Sáng</w:t>
            </w:r>
          </w:p>
        </w:tc>
        <w:tc>
          <w:tcPr>
            <w:tcW w:w="1695" w:type="dxa"/>
          </w:tcPr>
          <w:p w14:paraId="75FFCA7C" w14:textId="16F9C89C" w:rsidR="00A06B74" w:rsidRPr="00A06B74" w:rsidRDefault="00B05826" w:rsidP="00B05826">
            <w:pPr>
              <w:spacing w:after="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06B74" w14:paraId="58990CC9" w14:textId="77777777" w:rsidTr="00B05826">
        <w:tc>
          <w:tcPr>
            <w:tcW w:w="4390" w:type="dxa"/>
          </w:tcPr>
          <w:p w14:paraId="6D521703" w14:textId="0BF27B45" w:rsidR="00A06B74" w:rsidRPr="002876DD" w:rsidRDefault="002876DD" w:rsidP="00B05826">
            <w:pPr>
              <w:spacing w:after="0" w:afterAutospacing="0" w:line="360" w:lineRule="auto"/>
              <w:ind w:firstLine="0"/>
              <w:rPr>
                <w:rFonts w:ascii="TimesNewRomanPS-BoldMT" w:hAnsi="TimesNewRomanPS-BoldMT" w:hint="eastAsia"/>
                <w:color w:val="000000"/>
                <w:sz w:val="26"/>
                <w:szCs w:val="26"/>
                <w:lang w:val="vi-VN"/>
              </w:rPr>
            </w:pPr>
            <w:r w:rsidRPr="002876DD"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  <w:lang w:val="vi-VN"/>
              </w:rPr>
              <w:t xml:space="preserve">Nội dung 3: </w:t>
            </w:r>
            <w:r w:rsidRPr="002876DD">
              <w:rPr>
                <w:rFonts w:ascii="TimesNewRomanPS-BoldMT" w:hAnsi="TimesNewRomanPS-BoldMT"/>
                <w:color w:val="000000"/>
                <w:sz w:val="26"/>
                <w:szCs w:val="26"/>
                <w:lang w:val="vi-VN"/>
              </w:rPr>
              <w:t xml:space="preserve">Đặc điểm tội phạm về tham </w:t>
            </w:r>
            <w:r>
              <w:rPr>
                <w:rFonts w:ascii="TimesNewRomanPS-BoldMT" w:hAnsi="TimesNewRomanPS-BoldMT"/>
                <w:color w:val="000000"/>
                <w:sz w:val="26"/>
                <w:szCs w:val="26"/>
                <w:lang w:val="vi-VN"/>
              </w:rPr>
              <w:t>nhũng</w:t>
            </w:r>
          </w:p>
        </w:tc>
        <w:tc>
          <w:tcPr>
            <w:tcW w:w="2976" w:type="dxa"/>
          </w:tcPr>
          <w:p w14:paraId="0149CB73" w14:textId="333BCB3B" w:rsidR="00A06B74" w:rsidRPr="00B05826" w:rsidRDefault="003261F3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Đinh Văn Sáng</w:t>
            </w:r>
          </w:p>
        </w:tc>
        <w:tc>
          <w:tcPr>
            <w:tcW w:w="1695" w:type="dxa"/>
          </w:tcPr>
          <w:p w14:paraId="070EA9E9" w14:textId="5AC1A2B9" w:rsidR="00A06B74" w:rsidRPr="00A06B74" w:rsidRDefault="00B05826" w:rsidP="00B05826">
            <w:pPr>
              <w:spacing w:after="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06B74" w14:paraId="03C9147C" w14:textId="77777777" w:rsidTr="00B05826">
        <w:tc>
          <w:tcPr>
            <w:tcW w:w="4390" w:type="dxa"/>
          </w:tcPr>
          <w:p w14:paraId="29533DAE" w14:textId="7E793BA7" w:rsidR="00A06B74" w:rsidRPr="00340A86" w:rsidRDefault="002876DD" w:rsidP="00B05826">
            <w:pPr>
              <w:spacing w:after="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4: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Lịch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sử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hình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thành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và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phát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triển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của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tội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phạm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về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tham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nhũng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ở Việt Nam</w:t>
            </w:r>
          </w:p>
        </w:tc>
        <w:tc>
          <w:tcPr>
            <w:tcW w:w="2976" w:type="dxa"/>
          </w:tcPr>
          <w:p w14:paraId="7972173F" w14:textId="18FDB474" w:rsidR="00A06B74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Đinh Văn Sáng</w:t>
            </w:r>
          </w:p>
        </w:tc>
        <w:tc>
          <w:tcPr>
            <w:tcW w:w="1695" w:type="dxa"/>
          </w:tcPr>
          <w:p w14:paraId="28F2C054" w14:textId="21BA8095" w:rsidR="00A06B74" w:rsidRPr="00B05826" w:rsidRDefault="00B05826" w:rsidP="00B05826">
            <w:pPr>
              <w:spacing w:after="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06B74" w14:paraId="5B5C5C5E" w14:textId="77777777" w:rsidTr="00B05826">
        <w:tc>
          <w:tcPr>
            <w:tcW w:w="4390" w:type="dxa"/>
          </w:tcPr>
          <w:p w14:paraId="493070B9" w14:textId="4F8362FC" w:rsidR="00A06B74" w:rsidRPr="00340A86" w:rsidRDefault="002876DD" w:rsidP="00B05826">
            <w:pPr>
              <w:spacing w:after="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5: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Thực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trạng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pháp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luật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về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các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tội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phạm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tham</w:t>
            </w:r>
            <w:proofErr w:type="spellEnd"/>
            <w:r w:rsidR="00340A86">
              <w:rPr>
                <w:rFonts w:eastAsia="Times New Roman"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nhũng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ở Việt Nam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hiện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nay</w:t>
            </w:r>
          </w:p>
        </w:tc>
        <w:tc>
          <w:tcPr>
            <w:tcW w:w="2976" w:type="dxa"/>
          </w:tcPr>
          <w:p w14:paraId="62615421" w14:textId="01664A6E" w:rsidR="00A06B74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Nguyễn Đức Sơn</w:t>
            </w:r>
          </w:p>
        </w:tc>
        <w:tc>
          <w:tcPr>
            <w:tcW w:w="1695" w:type="dxa"/>
          </w:tcPr>
          <w:p w14:paraId="4AE5578B" w14:textId="06463589" w:rsidR="00A06B74" w:rsidRPr="00A06B74" w:rsidRDefault="00B05826" w:rsidP="00B05826">
            <w:pPr>
              <w:spacing w:after="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06B74" w14:paraId="70A59D90" w14:textId="77777777" w:rsidTr="00B05826">
        <w:tc>
          <w:tcPr>
            <w:tcW w:w="4390" w:type="dxa"/>
          </w:tcPr>
          <w:p w14:paraId="51838322" w14:textId="5CEC0A26" w:rsidR="00A06B74" w:rsidRPr="00340A86" w:rsidRDefault="002876DD" w:rsidP="00B05826">
            <w:pPr>
              <w:spacing w:after="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6: </w:t>
            </w:r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Nguyên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nhân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và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hình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thức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của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tội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phạm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tham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nhũng</w:t>
            </w:r>
            <w:proofErr w:type="spellEnd"/>
          </w:p>
        </w:tc>
        <w:tc>
          <w:tcPr>
            <w:tcW w:w="2976" w:type="dxa"/>
          </w:tcPr>
          <w:p w14:paraId="3D4A890B" w14:textId="7F2A6354" w:rsidR="00A06B74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Nguyễn Đức Sơn</w:t>
            </w:r>
          </w:p>
        </w:tc>
        <w:tc>
          <w:tcPr>
            <w:tcW w:w="1695" w:type="dxa"/>
          </w:tcPr>
          <w:p w14:paraId="6F782EBB" w14:textId="6ADA3CFD" w:rsidR="00A06B74" w:rsidRPr="00A06B74" w:rsidRDefault="00B05826" w:rsidP="00B05826">
            <w:pPr>
              <w:spacing w:after="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2876DD" w14:paraId="122F741F" w14:textId="77777777" w:rsidTr="006413B1">
        <w:tc>
          <w:tcPr>
            <w:tcW w:w="9061" w:type="dxa"/>
            <w:gridSpan w:val="3"/>
          </w:tcPr>
          <w:p w14:paraId="798F86B3" w14:textId="5B598051" w:rsidR="002876DD" w:rsidRPr="002876DD" w:rsidRDefault="002876DD" w:rsidP="00BF5DC5">
            <w:pPr>
              <w:spacing w:after="100" w:line="360" w:lineRule="auto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</w:pPr>
            <w:r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PHẦN</w:t>
            </w:r>
            <w:r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 xml:space="preserve"> 3: KIẾN THỨC VẬN DỤNG</w:t>
            </w:r>
          </w:p>
        </w:tc>
      </w:tr>
      <w:tr w:rsidR="00A06B74" w14:paraId="417FC6B4" w14:textId="77777777" w:rsidTr="00B05826">
        <w:tc>
          <w:tcPr>
            <w:tcW w:w="4390" w:type="dxa"/>
          </w:tcPr>
          <w:p w14:paraId="5B08534A" w14:textId="04C38C5A" w:rsidR="00A06B74" w:rsidRPr="00340A86" w:rsidRDefault="002876DD" w:rsidP="00B05826">
            <w:pPr>
              <w:spacing w:after="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7: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Một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số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nét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chung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về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thực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trạng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tham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nhũng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ở Việt Nam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hiện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nay</w:t>
            </w:r>
          </w:p>
        </w:tc>
        <w:tc>
          <w:tcPr>
            <w:tcW w:w="2976" w:type="dxa"/>
          </w:tcPr>
          <w:p w14:paraId="69702FFF" w14:textId="0D94DC8E" w:rsidR="00A06B74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Nguyễn Đức Sơn</w:t>
            </w:r>
          </w:p>
        </w:tc>
        <w:tc>
          <w:tcPr>
            <w:tcW w:w="1695" w:type="dxa"/>
          </w:tcPr>
          <w:p w14:paraId="0FEE3BFB" w14:textId="2E1A85F7" w:rsidR="00A06B74" w:rsidRPr="00A06B74" w:rsidRDefault="00B05826" w:rsidP="00B05826">
            <w:pPr>
              <w:spacing w:after="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06B74" w14:paraId="1AD18C0B" w14:textId="77777777" w:rsidTr="00B05826">
        <w:tc>
          <w:tcPr>
            <w:tcW w:w="4390" w:type="dxa"/>
          </w:tcPr>
          <w:p w14:paraId="106BDB5C" w14:textId="31A43CF7" w:rsidR="00A06B74" w:rsidRPr="00340A86" w:rsidRDefault="002876DD" w:rsidP="00B05826">
            <w:pPr>
              <w:spacing w:after="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8: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Một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số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vụ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án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tham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nhũng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ở Việt Nam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trong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thời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gian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gần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đây</w:t>
            </w:r>
            <w:proofErr w:type="spellEnd"/>
          </w:p>
        </w:tc>
        <w:tc>
          <w:tcPr>
            <w:tcW w:w="2976" w:type="dxa"/>
          </w:tcPr>
          <w:p w14:paraId="14CB11AC" w14:textId="6C7C0229" w:rsidR="00A06B74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Nguyễn Thành Tài</w:t>
            </w:r>
          </w:p>
        </w:tc>
        <w:tc>
          <w:tcPr>
            <w:tcW w:w="1695" w:type="dxa"/>
          </w:tcPr>
          <w:p w14:paraId="4D719E45" w14:textId="2DDCB961" w:rsidR="00A06B74" w:rsidRPr="00A06B74" w:rsidRDefault="00B05826" w:rsidP="00B05826">
            <w:pPr>
              <w:spacing w:after="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06B74" w14:paraId="2F5F085F" w14:textId="77777777" w:rsidTr="00B05826">
        <w:tc>
          <w:tcPr>
            <w:tcW w:w="4390" w:type="dxa"/>
          </w:tcPr>
          <w:p w14:paraId="290DDD9A" w14:textId="358B074F" w:rsidR="00A06B74" w:rsidRPr="00340A86" w:rsidRDefault="002876DD" w:rsidP="00B05826">
            <w:pPr>
              <w:spacing w:after="10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9: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Xác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định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mặt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chủ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thể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mặt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khách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thể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mặt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chủ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quan</w:t>
            </w:r>
            <w:proofErr w:type="spellEnd"/>
          </w:p>
        </w:tc>
        <w:tc>
          <w:tcPr>
            <w:tcW w:w="2976" w:type="dxa"/>
          </w:tcPr>
          <w:p w14:paraId="13FB2481" w14:textId="5C0A316B" w:rsidR="00A06B74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Nguyễn Thành Tài</w:t>
            </w:r>
          </w:p>
        </w:tc>
        <w:tc>
          <w:tcPr>
            <w:tcW w:w="1695" w:type="dxa"/>
          </w:tcPr>
          <w:p w14:paraId="24B42E40" w14:textId="2151C740" w:rsidR="00A06B74" w:rsidRPr="00A06B74" w:rsidRDefault="00B05826" w:rsidP="00B05826">
            <w:pPr>
              <w:spacing w:after="10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2876DD" w14:paraId="1B57313D" w14:textId="77777777" w:rsidTr="00B05826">
        <w:tc>
          <w:tcPr>
            <w:tcW w:w="4390" w:type="dxa"/>
          </w:tcPr>
          <w:p w14:paraId="5F0FDA59" w14:textId="3B729355" w:rsidR="002876DD" w:rsidRPr="00340A86" w:rsidRDefault="002876DD" w:rsidP="00B05826">
            <w:pPr>
              <w:spacing w:after="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10: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Khả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năng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định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khung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hình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phạt</w:t>
            </w:r>
            <w:proofErr w:type="spellEnd"/>
          </w:p>
        </w:tc>
        <w:tc>
          <w:tcPr>
            <w:tcW w:w="2976" w:type="dxa"/>
          </w:tcPr>
          <w:p w14:paraId="7E386EAE" w14:textId="057C9384" w:rsidR="002876DD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Nguyễn Thành Tài</w:t>
            </w:r>
          </w:p>
        </w:tc>
        <w:tc>
          <w:tcPr>
            <w:tcW w:w="1695" w:type="dxa"/>
          </w:tcPr>
          <w:p w14:paraId="55FB0E0F" w14:textId="1B2352AB" w:rsidR="002876DD" w:rsidRPr="00A06B74" w:rsidRDefault="00B05826" w:rsidP="00B05826">
            <w:pPr>
              <w:spacing w:after="10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2876DD" w14:paraId="24E74BD9" w14:textId="77777777" w:rsidTr="00B05826">
        <w:tc>
          <w:tcPr>
            <w:tcW w:w="4390" w:type="dxa"/>
          </w:tcPr>
          <w:p w14:paraId="31216F94" w14:textId="5CEC6C16" w:rsidR="002876DD" w:rsidRPr="00340A86" w:rsidRDefault="002876DD" w:rsidP="00B05826">
            <w:pPr>
              <w:spacing w:after="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11: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Giải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pháp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nâng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cao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hiệu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quả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xét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xử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các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tội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phạm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về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tham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nhũng</w:t>
            </w:r>
            <w:proofErr w:type="spellEnd"/>
            <w:r w:rsidR="00340A86">
              <w:rPr>
                <w:rFonts w:eastAsia="Times New Roman"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>.</w:t>
            </w:r>
          </w:p>
        </w:tc>
        <w:tc>
          <w:tcPr>
            <w:tcW w:w="2976" w:type="dxa"/>
          </w:tcPr>
          <w:p w14:paraId="6AC249F8" w14:textId="51C86CC2" w:rsidR="002876DD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lastRenderedPageBreak/>
              <w:t>Huỳnh Ngọc Tài</w:t>
            </w:r>
          </w:p>
        </w:tc>
        <w:tc>
          <w:tcPr>
            <w:tcW w:w="1695" w:type="dxa"/>
          </w:tcPr>
          <w:p w14:paraId="3A9C9AB1" w14:textId="530656D9" w:rsidR="002876DD" w:rsidRPr="00A06B74" w:rsidRDefault="00B05826" w:rsidP="00B05826">
            <w:pPr>
              <w:spacing w:after="10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2876DD" w14:paraId="781E48D1" w14:textId="77777777" w:rsidTr="00B05826">
        <w:tc>
          <w:tcPr>
            <w:tcW w:w="4390" w:type="dxa"/>
          </w:tcPr>
          <w:p w14:paraId="5CF42F17" w14:textId="420E58D4" w:rsidR="002876DD" w:rsidRPr="00340A86" w:rsidRDefault="002876DD" w:rsidP="00AA65A3">
            <w:pPr>
              <w:spacing w:after="100" w:line="360" w:lineRule="auto"/>
              <w:ind w:firstLine="0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proofErr w:type="spellStart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Nội</w:t>
            </w:r>
            <w:proofErr w:type="spellEnd"/>
            <w:r w:rsidRPr="002876DD"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dung 12: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Trách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nhiệm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của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người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đứng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đầu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xã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hội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và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cơ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quan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nhà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nước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trong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phòng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chống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tham</w:t>
            </w:r>
            <w:proofErr w:type="spellEnd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2876DD">
              <w:rPr>
                <w:rFonts w:eastAsia="Times New Roman"/>
                <w:color w:val="000000"/>
                <w:kern w:val="0"/>
                <w:sz w:val="26"/>
                <w:szCs w:val="26"/>
                <w14:ligatures w14:val="none"/>
              </w:rPr>
              <w:t>nhũng</w:t>
            </w:r>
            <w:proofErr w:type="spellEnd"/>
          </w:p>
        </w:tc>
        <w:tc>
          <w:tcPr>
            <w:tcW w:w="2976" w:type="dxa"/>
          </w:tcPr>
          <w:p w14:paraId="1EBF7C32" w14:textId="3206005A" w:rsidR="002876DD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Huỳnh Ngọc Tài</w:t>
            </w:r>
          </w:p>
        </w:tc>
        <w:tc>
          <w:tcPr>
            <w:tcW w:w="1695" w:type="dxa"/>
          </w:tcPr>
          <w:p w14:paraId="330C40CA" w14:textId="5DEFDDBE" w:rsidR="002876DD" w:rsidRPr="00A06B74" w:rsidRDefault="00B05826" w:rsidP="00B05826">
            <w:pPr>
              <w:spacing w:after="10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2876DD" w14:paraId="75063F20" w14:textId="77777777" w:rsidTr="00D33F7B">
        <w:tc>
          <w:tcPr>
            <w:tcW w:w="9061" w:type="dxa"/>
            <w:gridSpan w:val="3"/>
          </w:tcPr>
          <w:p w14:paraId="1AB6E1EF" w14:textId="397C10CA" w:rsidR="002876DD" w:rsidRPr="002876DD" w:rsidRDefault="002876DD" w:rsidP="00BF5DC5">
            <w:pPr>
              <w:spacing w:after="100" w:line="360" w:lineRule="auto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</w:pPr>
            <w:r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PHẦN</w:t>
            </w:r>
            <w:r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 xml:space="preserve"> 4: KẾT LUẬN</w:t>
            </w:r>
          </w:p>
        </w:tc>
      </w:tr>
      <w:tr w:rsidR="002876DD" w14:paraId="24B9F7DC" w14:textId="77777777" w:rsidTr="00B05826">
        <w:tc>
          <w:tcPr>
            <w:tcW w:w="4390" w:type="dxa"/>
          </w:tcPr>
          <w:p w14:paraId="64E39DC0" w14:textId="46944B02" w:rsidR="002876DD" w:rsidRPr="00340A86" w:rsidRDefault="002876DD" w:rsidP="00B05826">
            <w:pPr>
              <w:spacing w:after="100" w:line="360" w:lineRule="auto"/>
              <w:ind w:firstLine="0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</w:pPr>
            <w:proofErr w:type="spellStart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>Nội</w:t>
            </w:r>
            <w:proofErr w:type="spellEnd"/>
            <w:r>
              <w:rPr>
                <w:rFonts w:ascii="TimesNewRomanPS-BoldMT" w:hAnsi="TimesNewRomanPS-BoldMT"/>
                <w:b/>
                <w:bCs/>
                <w:color w:val="000000"/>
                <w:sz w:val="26"/>
                <w:szCs w:val="26"/>
              </w:rPr>
              <w:t xml:space="preserve"> dung 13: </w:t>
            </w:r>
            <w:proofErr w:type="spellStart"/>
            <w:r>
              <w:rPr>
                <w:color w:val="000000"/>
                <w:sz w:val="26"/>
                <w:szCs w:val="26"/>
              </w:rPr>
              <w:t>Biên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976" w:type="dxa"/>
          </w:tcPr>
          <w:p w14:paraId="0B27B136" w14:textId="15E751EE" w:rsidR="002876DD" w:rsidRPr="00B05826" w:rsidRDefault="00BF5DC5" w:rsidP="00BF5DC5">
            <w:pPr>
              <w:spacing w:after="100" w:line="36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Huỳnh Ngọc Tài</w:t>
            </w:r>
          </w:p>
        </w:tc>
        <w:tc>
          <w:tcPr>
            <w:tcW w:w="1695" w:type="dxa"/>
          </w:tcPr>
          <w:p w14:paraId="0CC60BA9" w14:textId="690AF98A" w:rsidR="002876DD" w:rsidRPr="00A06B74" w:rsidRDefault="00B05826" w:rsidP="00B05826">
            <w:pPr>
              <w:spacing w:after="10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2876DD" w14:paraId="3AE86ED1" w14:textId="77777777" w:rsidTr="00B05826">
        <w:tc>
          <w:tcPr>
            <w:tcW w:w="4390" w:type="dxa"/>
          </w:tcPr>
          <w:p w14:paraId="68C09BE6" w14:textId="1C1E0436" w:rsidR="002876DD" w:rsidRPr="00340A86" w:rsidRDefault="00B05826" w:rsidP="00B05826">
            <w:pPr>
              <w:spacing w:after="0" w:line="360" w:lineRule="auto"/>
              <w:ind w:firstLine="0"/>
              <w:jc w:val="left"/>
              <w:rPr>
                <w:rFonts w:eastAsia="Times New Roman"/>
                <w:kern w:val="0"/>
                <w:sz w:val="24"/>
                <w:szCs w:val="24"/>
                <w:lang w:val="vi-VN"/>
                <w14:ligatures w14:val="none"/>
              </w:rPr>
            </w:pPr>
            <w:r w:rsidRPr="00B05826"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>T</w:t>
            </w:r>
            <w:r w:rsidR="002876DD" w:rsidRPr="002876DD"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 xml:space="preserve">ỔNG HỢP NỘI DUNG BÀI TIỂU </w:t>
            </w:r>
            <w:r w:rsidR="002876DD" w:rsidRPr="00B05826"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LUẬN,</w:t>
            </w:r>
            <w:r w:rsidRPr="00B05826"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 xml:space="preserve"> </w:t>
            </w:r>
            <w:r w:rsidR="002876DD" w:rsidRPr="00B05826"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CHỈNH SỬA HOÀN</w:t>
            </w:r>
            <w:r w:rsidRPr="00B05826"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:lang w:val="vi-VN"/>
                <w14:ligatures w14:val="none"/>
              </w:rPr>
              <w:t xml:space="preserve"> </w:t>
            </w:r>
            <w:r w:rsidR="002876DD" w:rsidRPr="00B05826"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THIỆN</w:t>
            </w:r>
          </w:p>
        </w:tc>
        <w:tc>
          <w:tcPr>
            <w:tcW w:w="2976" w:type="dxa"/>
          </w:tcPr>
          <w:p w14:paraId="70473F27" w14:textId="77777777" w:rsidR="002876DD" w:rsidRDefault="00BF5DC5" w:rsidP="00BF5DC5">
            <w:pPr>
              <w:spacing w:after="120" w:afterAutospacing="0" w:line="240" w:lineRule="auto"/>
              <w:ind w:firstLine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Đinh Văn Sáng</w:t>
            </w:r>
          </w:p>
          <w:p w14:paraId="4029C02A" w14:textId="0736A8A5" w:rsidR="00BF5DC5" w:rsidRPr="00B05826" w:rsidRDefault="00BF5DC5" w:rsidP="00BF5DC5">
            <w:pPr>
              <w:spacing w:after="120" w:afterAutospacing="0" w:line="240" w:lineRule="auto"/>
              <w:ind w:firstLine="0"/>
              <w:jc w:val="center"/>
              <w:rPr>
                <w:rFonts w:ascii="TimesNewRomanPS-BoldMT" w:hAnsi="TimesNewRomanPS-BoldMT" w:hint="eastAsia"/>
                <w:b/>
                <w:bCs/>
                <w:color w:val="000000"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Huỳnh Ngọc Tài</w:t>
            </w:r>
          </w:p>
        </w:tc>
        <w:tc>
          <w:tcPr>
            <w:tcW w:w="1695" w:type="dxa"/>
          </w:tcPr>
          <w:p w14:paraId="1CBDDD88" w14:textId="232DC429" w:rsidR="002876DD" w:rsidRPr="00B05826" w:rsidRDefault="00B05826" w:rsidP="00B05826">
            <w:pPr>
              <w:spacing w:after="100" w:line="360" w:lineRule="auto"/>
              <w:ind w:firstLine="0"/>
              <w:jc w:val="center"/>
              <w:rPr>
                <w:rFonts w:ascii="TimesNewRomanPS-BoldMT" w:eastAsia="Times New Roman" w:hAnsi="TimesNewRomanPS-BoldMT"/>
                <w:b/>
                <w:bCs/>
                <w:color w:val="000000"/>
                <w:kern w:val="0"/>
                <w:sz w:val="26"/>
                <w:szCs w:val="26"/>
                <w:lang w:val="vi-VN"/>
                <w14:ligatures w14:val="none"/>
              </w:rPr>
            </w:pPr>
            <w:proofErr w:type="spellStart"/>
            <w:r>
              <w:rPr>
                <w:rFonts w:ascii="TimesNewRomanPS-BoldMT" w:eastAsia="Times New Roman" w:hAnsi="TimesNewRomanPS-BoldMT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</w:tbl>
    <w:p w14:paraId="0C5B823B" w14:textId="103A129F" w:rsidR="003261F3" w:rsidRDefault="003261F3" w:rsidP="00921910">
      <w:pPr>
        <w:jc w:val="center"/>
        <w:rPr>
          <w:rFonts w:ascii="Times New Roman" w:eastAsia="Times New Roman" w:hAnsi="Times New Roman" w:cs="Times New Roman"/>
          <w:sz w:val="32"/>
          <w:szCs w:val="32"/>
          <w:lang w:val="vi-VN"/>
        </w:rPr>
      </w:pPr>
    </w:p>
    <w:p w14:paraId="1EE9155C" w14:textId="77777777" w:rsidR="003261F3" w:rsidRDefault="003261F3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>
        <w:rPr>
          <w:rFonts w:ascii="Times New Roman" w:eastAsia="Times New Roman" w:hAnsi="Times New Roman" w:cs="Times New Roman"/>
          <w:sz w:val="32"/>
          <w:szCs w:val="32"/>
          <w:lang w:val="vi-VN"/>
        </w:rPr>
        <w:br w:type="page"/>
      </w:r>
    </w:p>
    <w:p w14:paraId="21107A8C" w14:textId="32C2A017" w:rsidR="00921910" w:rsidRDefault="003261F3" w:rsidP="003261F3">
      <w:pPr>
        <w:jc w:val="center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>
        <w:rPr>
          <w:rFonts w:ascii="Times New Roman" w:eastAsia="Times New Roman" w:hAnsi="Times New Roman" w:cs="Times New Roman"/>
          <w:sz w:val="32"/>
          <w:szCs w:val="32"/>
          <w:lang w:val="vi-VN"/>
        </w:rPr>
        <w:lastRenderedPageBreak/>
        <w:t>TÀI LIỆU THAM KHẢO</w:t>
      </w:r>
    </w:p>
    <w:p w14:paraId="7DDA242A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[1] Nguyễn Thị Minh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Nguyệt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lý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luận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tiễn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tội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phạm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</w:p>
    <w:p w14:paraId="34AA5426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theo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Việt Nam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3261F3"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14:ligatures w14:val="none"/>
        </w:rPr>
        <w:t>https://s.net.vn/Y64m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056AF712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04/12/2023. </w:t>
      </w:r>
    </w:p>
    <w:p w14:paraId="73952908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[2].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36/2018/QH14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23/12/2018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Quốc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Hội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. </w:t>
      </w:r>
    </w:p>
    <w:p w14:paraId="3C53FA4A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[3].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tử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10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kinh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tế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đặc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nghiêm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trọng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</w:p>
    <w:p w14:paraId="7CB5AF63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2022,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thương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3261F3"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14:ligatures w14:val="none"/>
        </w:rPr>
        <w:t>https://congthuong.vn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04/12/2023. </w:t>
      </w:r>
    </w:p>
    <w:p w14:paraId="6116663E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[4] Hải Nam,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chuyến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bay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cứu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kiếm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cùng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cực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335D4D56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Trí, </w:t>
      </w:r>
      <w:r w:rsidRPr="003261F3"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14:ligatures w14:val="none"/>
        </w:rPr>
        <w:t>https://dantri.com.vn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04/12/2023. </w:t>
      </w:r>
    </w:p>
    <w:p w14:paraId="1D6CBCE7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[5] Ts. Nguyễn Thị Tuyết Mai - Ts. Nguyễn Minh Thu -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ThS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Võ Thị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Mỹ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Hương - </w:t>
      </w:r>
    </w:p>
    <w:p w14:paraId="6F97A988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ThS.Nguyễn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Thị Tuyết Nga,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sách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Giáo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Pháp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cương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171,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Nxb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Đại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học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284FA86A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quốc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phố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Chí Minh,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phố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Chí Minh,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2022. </w:t>
      </w:r>
    </w:p>
    <w:p w14:paraId="12FCB477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[6] Trung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úy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Anh Tuấn</w:t>
      </w:r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Lịch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triển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</w:p>
    <w:p w14:paraId="03A3F76D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ở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nước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ta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1945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nay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Thanh Tra Việt Nam,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đường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link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4457BAEF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14:ligatures w14:val="none"/>
        </w:rPr>
        <w:t>https://thanhtravietnam.vn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04/12/2023. </w:t>
      </w:r>
    </w:p>
    <w:p w14:paraId="74AB2E59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[7] Phạm Xuân Minh,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Lịch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pháp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luật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phòng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chống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ở Việt Nam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cổng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661E1021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tử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Viện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sát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dân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tỉnh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Bình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Phước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đường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link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2A5DAF4F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14:ligatures w14:val="none"/>
        </w:rPr>
        <w:t xml:space="preserve">https://vksbinhphuoc.gov.vn,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04/12/2023. </w:t>
      </w:r>
    </w:p>
    <w:p w14:paraId="671B4410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[8] </w:t>
      </w:r>
      <w:proofErr w:type="gram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PGS,TS</w:t>
      </w:r>
      <w:proofErr w:type="gram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Lý Hoàng Ánh - TS.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Ông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Văn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Năm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chất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nguyên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nhân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</w:p>
    <w:p w14:paraId="1C0EF5E7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những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vấn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đề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đặt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ở Việt Nam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Cộng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sản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đường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link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04FC5B77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14:ligatures w14:val="none"/>
        </w:rPr>
        <w:t>https://www.tapchicongsan.org.vn/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04/12/2023. </w:t>
      </w:r>
    </w:p>
    <w:p w14:paraId="604D8EB7" w14:textId="77777777" w:rsidR="003261F3" w:rsidRPr="003261F3" w:rsidRDefault="003261F3" w:rsidP="003261F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[9] Phạm Ngọc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Hiền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- Phạm Anh Tuấn, </w:t>
      </w:r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dạng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tham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nhũng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phổ</w:t>
      </w:r>
      <w:proofErr w:type="spellEnd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14:ligatures w14:val="none"/>
        </w:rPr>
        <w:t>biến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Ban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nội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42F31178" w14:textId="1A68DBF3" w:rsidR="003261F3" w:rsidRPr="00921910" w:rsidRDefault="003261F3" w:rsidP="003261F3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ương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đường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link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r w:rsidRPr="003261F3"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14:ligatures w14:val="none"/>
        </w:rPr>
        <w:t>https://noichinh.vn</w:t>
      </w:r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truy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cập</w:t>
      </w:r>
      <w:proofErr w:type="spellEnd"/>
      <w:r w:rsidRPr="003261F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04/12/2023.</w:t>
      </w:r>
    </w:p>
    <w:sectPr w:rsidR="003261F3" w:rsidRPr="00921910" w:rsidSect="00F84AF6">
      <w:footerReference w:type="default" r:id="rId16"/>
      <w:pgSz w:w="11906" w:h="16838" w:code="9"/>
      <w:pgMar w:top="1418" w:right="1134" w:bottom="1418" w:left="1701" w:header="851" w:footer="851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50151" w14:textId="77777777" w:rsidR="00F84AF6" w:rsidRDefault="00F84AF6">
      <w:pPr>
        <w:spacing w:line="240" w:lineRule="auto"/>
      </w:pPr>
      <w:r>
        <w:separator/>
      </w:r>
    </w:p>
  </w:endnote>
  <w:endnote w:type="continuationSeparator" w:id="0">
    <w:p w14:paraId="41F07F62" w14:textId="77777777" w:rsidR="00F84AF6" w:rsidRDefault="00F84A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NI-WIN Sample Font">
    <w:altName w:val="Calibri"/>
    <w:charset w:val="00"/>
    <w:family w:val="auto"/>
    <w:pitch w:val="default"/>
    <w:sig w:usb0="00000000" w:usb1="00000000" w:usb2="00000000" w:usb3="00000000" w:csb0="0000001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5209A" w14:textId="6EB7CC23" w:rsidR="00E93DC7" w:rsidRPr="001B01C2" w:rsidRDefault="00E93DC7" w:rsidP="001B01C2">
    <w:pPr>
      <w:pStyle w:val="Footer"/>
      <w:jc w:val="center"/>
      <w:rPr>
        <w:lang w:val="vi-VN"/>
      </w:rPr>
    </w:pPr>
  </w:p>
  <w:p w14:paraId="1620B486" w14:textId="77777777" w:rsidR="00E93DC7" w:rsidRDefault="00E93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EA4DE" w14:textId="77777777" w:rsidR="00F84AF6" w:rsidRDefault="00F84AF6">
      <w:pPr>
        <w:spacing w:after="0"/>
      </w:pPr>
      <w:r>
        <w:separator/>
      </w:r>
    </w:p>
  </w:footnote>
  <w:footnote w:type="continuationSeparator" w:id="0">
    <w:p w14:paraId="1D4810A2" w14:textId="77777777" w:rsidR="00F84AF6" w:rsidRDefault="00F84A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62A1F"/>
    <w:multiLevelType w:val="hybridMultilevel"/>
    <w:tmpl w:val="0DC6AD68"/>
    <w:lvl w:ilvl="0" w:tplc="8B6E5CC2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33" w:hanging="360"/>
      </w:pPr>
    </w:lvl>
    <w:lvl w:ilvl="2" w:tplc="0409001B" w:tentative="1">
      <w:start w:val="1"/>
      <w:numFmt w:val="lowerRoman"/>
      <w:lvlText w:val="%3."/>
      <w:lvlJc w:val="right"/>
      <w:pPr>
        <w:ind w:left="6053" w:hanging="180"/>
      </w:pPr>
    </w:lvl>
    <w:lvl w:ilvl="3" w:tplc="0409000F" w:tentative="1">
      <w:start w:val="1"/>
      <w:numFmt w:val="decimal"/>
      <w:lvlText w:val="%4."/>
      <w:lvlJc w:val="left"/>
      <w:pPr>
        <w:ind w:left="6773" w:hanging="360"/>
      </w:pPr>
    </w:lvl>
    <w:lvl w:ilvl="4" w:tplc="04090019" w:tentative="1">
      <w:start w:val="1"/>
      <w:numFmt w:val="lowerLetter"/>
      <w:lvlText w:val="%5."/>
      <w:lvlJc w:val="left"/>
      <w:pPr>
        <w:ind w:left="7493" w:hanging="360"/>
      </w:pPr>
    </w:lvl>
    <w:lvl w:ilvl="5" w:tplc="0409001B" w:tentative="1">
      <w:start w:val="1"/>
      <w:numFmt w:val="lowerRoman"/>
      <w:lvlText w:val="%6."/>
      <w:lvlJc w:val="right"/>
      <w:pPr>
        <w:ind w:left="8213" w:hanging="180"/>
      </w:pPr>
    </w:lvl>
    <w:lvl w:ilvl="6" w:tplc="0409000F" w:tentative="1">
      <w:start w:val="1"/>
      <w:numFmt w:val="decimal"/>
      <w:lvlText w:val="%7."/>
      <w:lvlJc w:val="left"/>
      <w:pPr>
        <w:ind w:left="8933" w:hanging="360"/>
      </w:pPr>
    </w:lvl>
    <w:lvl w:ilvl="7" w:tplc="04090019" w:tentative="1">
      <w:start w:val="1"/>
      <w:numFmt w:val="lowerLetter"/>
      <w:lvlText w:val="%8."/>
      <w:lvlJc w:val="left"/>
      <w:pPr>
        <w:ind w:left="9653" w:hanging="360"/>
      </w:pPr>
    </w:lvl>
    <w:lvl w:ilvl="8" w:tplc="040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1" w15:restartNumberingAfterBreak="0">
    <w:nsid w:val="09FF2985"/>
    <w:multiLevelType w:val="multilevel"/>
    <w:tmpl w:val="19AAF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D63F2"/>
    <w:multiLevelType w:val="multilevel"/>
    <w:tmpl w:val="EFA2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B11B1"/>
    <w:multiLevelType w:val="hybridMultilevel"/>
    <w:tmpl w:val="7722F4C4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4" w15:restartNumberingAfterBreak="0">
    <w:nsid w:val="1BFD7CA4"/>
    <w:multiLevelType w:val="multilevel"/>
    <w:tmpl w:val="D10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D01F88"/>
    <w:multiLevelType w:val="multilevel"/>
    <w:tmpl w:val="C6A4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EC73CD"/>
    <w:multiLevelType w:val="multilevel"/>
    <w:tmpl w:val="AD900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2C1153"/>
    <w:multiLevelType w:val="multilevel"/>
    <w:tmpl w:val="C2666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E966FD"/>
    <w:multiLevelType w:val="multilevel"/>
    <w:tmpl w:val="AF68C1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4B00D5"/>
    <w:multiLevelType w:val="multilevel"/>
    <w:tmpl w:val="214C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FE22BB"/>
    <w:multiLevelType w:val="multilevel"/>
    <w:tmpl w:val="19308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9326850">
    <w:abstractNumId w:val="3"/>
  </w:num>
  <w:num w:numId="2" w16cid:durableId="405034952">
    <w:abstractNumId w:val="0"/>
  </w:num>
  <w:num w:numId="3" w16cid:durableId="1438795920">
    <w:abstractNumId w:val="1"/>
  </w:num>
  <w:num w:numId="4" w16cid:durableId="264192404">
    <w:abstractNumId w:val="4"/>
  </w:num>
  <w:num w:numId="5" w16cid:durableId="1519466262">
    <w:abstractNumId w:val="9"/>
  </w:num>
  <w:num w:numId="6" w16cid:durableId="298267932">
    <w:abstractNumId w:val="5"/>
  </w:num>
  <w:num w:numId="7" w16cid:durableId="1177844938">
    <w:abstractNumId w:val="8"/>
  </w:num>
  <w:num w:numId="8" w16cid:durableId="1241058579">
    <w:abstractNumId w:val="6"/>
  </w:num>
  <w:num w:numId="9" w16cid:durableId="1308702580">
    <w:abstractNumId w:val="10"/>
  </w:num>
  <w:num w:numId="10" w16cid:durableId="1771006100">
    <w:abstractNumId w:val="2"/>
  </w:num>
  <w:num w:numId="11" w16cid:durableId="16166422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4C5"/>
    <w:rsid w:val="000268A5"/>
    <w:rsid w:val="000B0A2E"/>
    <w:rsid w:val="000B5833"/>
    <w:rsid w:val="000C5D30"/>
    <w:rsid w:val="000D0C92"/>
    <w:rsid w:val="000E6B54"/>
    <w:rsid w:val="000F5A7D"/>
    <w:rsid w:val="00122E2C"/>
    <w:rsid w:val="00152F74"/>
    <w:rsid w:val="001A2F18"/>
    <w:rsid w:val="001B01C2"/>
    <w:rsid w:val="001C2836"/>
    <w:rsid w:val="001E1503"/>
    <w:rsid w:val="002067D3"/>
    <w:rsid w:val="00217D4F"/>
    <w:rsid w:val="0025079E"/>
    <w:rsid w:val="00270047"/>
    <w:rsid w:val="002876DD"/>
    <w:rsid w:val="00292321"/>
    <w:rsid w:val="002B70E4"/>
    <w:rsid w:val="002F2824"/>
    <w:rsid w:val="002F3DA3"/>
    <w:rsid w:val="002F77EC"/>
    <w:rsid w:val="00317F36"/>
    <w:rsid w:val="00322379"/>
    <w:rsid w:val="003261F3"/>
    <w:rsid w:val="00335DF5"/>
    <w:rsid w:val="00340A86"/>
    <w:rsid w:val="00392619"/>
    <w:rsid w:val="003E4C66"/>
    <w:rsid w:val="004408D5"/>
    <w:rsid w:val="004444EA"/>
    <w:rsid w:val="004D6142"/>
    <w:rsid w:val="00523C3D"/>
    <w:rsid w:val="00595F43"/>
    <w:rsid w:val="00600962"/>
    <w:rsid w:val="00614E21"/>
    <w:rsid w:val="00632937"/>
    <w:rsid w:val="006443EE"/>
    <w:rsid w:val="0065365F"/>
    <w:rsid w:val="00662A25"/>
    <w:rsid w:val="00676CE2"/>
    <w:rsid w:val="00681C92"/>
    <w:rsid w:val="006B1853"/>
    <w:rsid w:val="006B4CD6"/>
    <w:rsid w:val="006D2A21"/>
    <w:rsid w:val="006E0DB8"/>
    <w:rsid w:val="006F5160"/>
    <w:rsid w:val="0071542B"/>
    <w:rsid w:val="00787514"/>
    <w:rsid w:val="007B30A5"/>
    <w:rsid w:val="00812982"/>
    <w:rsid w:val="008176AB"/>
    <w:rsid w:val="00822E0D"/>
    <w:rsid w:val="00886023"/>
    <w:rsid w:val="0089569D"/>
    <w:rsid w:val="008C4EE9"/>
    <w:rsid w:val="00914ECE"/>
    <w:rsid w:val="009166E5"/>
    <w:rsid w:val="00921910"/>
    <w:rsid w:val="00942365"/>
    <w:rsid w:val="009A52AE"/>
    <w:rsid w:val="009D7A1C"/>
    <w:rsid w:val="009F7C2F"/>
    <w:rsid w:val="00A06B74"/>
    <w:rsid w:val="00A26E36"/>
    <w:rsid w:val="00A4070A"/>
    <w:rsid w:val="00A4715A"/>
    <w:rsid w:val="00A55768"/>
    <w:rsid w:val="00A8655E"/>
    <w:rsid w:val="00AA65A3"/>
    <w:rsid w:val="00AB73F1"/>
    <w:rsid w:val="00AC20FD"/>
    <w:rsid w:val="00AF2A97"/>
    <w:rsid w:val="00B05826"/>
    <w:rsid w:val="00B11C3D"/>
    <w:rsid w:val="00B204C5"/>
    <w:rsid w:val="00BC0202"/>
    <w:rsid w:val="00BC49EC"/>
    <w:rsid w:val="00BC4D7C"/>
    <w:rsid w:val="00BD0F97"/>
    <w:rsid w:val="00BE5134"/>
    <w:rsid w:val="00BE52FC"/>
    <w:rsid w:val="00BF5DC5"/>
    <w:rsid w:val="00C044EC"/>
    <w:rsid w:val="00C12116"/>
    <w:rsid w:val="00C41A0D"/>
    <w:rsid w:val="00C826C3"/>
    <w:rsid w:val="00CB7E3F"/>
    <w:rsid w:val="00D11A64"/>
    <w:rsid w:val="00D24E7D"/>
    <w:rsid w:val="00D2792B"/>
    <w:rsid w:val="00D40093"/>
    <w:rsid w:val="00D46793"/>
    <w:rsid w:val="00D70F0C"/>
    <w:rsid w:val="00D7183A"/>
    <w:rsid w:val="00DA1E6E"/>
    <w:rsid w:val="00DD2FB2"/>
    <w:rsid w:val="00E04D3A"/>
    <w:rsid w:val="00E301C3"/>
    <w:rsid w:val="00E334FC"/>
    <w:rsid w:val="00E57004"/>
    <w:rsid w:val="00E93DC7"/>
    <w:rsid w:val="00EA7ACB"/>
    <w:rsid w:val="00EF5FDD"/>
    <w:rsid w:val="00F041AE"/>
    <w:rsid w:val="00F1445A"/>
    <w:rsid w:val="00F15482"/>
    <w:rsid w:val="00F30BF6"/>
    <w:rsid w:val="00F55E90"/>
    <w:rsid w:val="00F84AF6"/>
    <w:rsid w:val="00FD30F9"/>
    <w:rsid w:val="0E5826D1"/>
    <w:rsid w:val="150E29B7"/>
    <w:rsid w:val="29343DA6"/>
    <w:rsid w:val="680F6984"/>
    <w:rsid w:val="6A6A7CC8"/>
    <w:rsid w:val="7B012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,"/>
  <w14:docId w14:val="75C3170A"/>
  <w15:docId w15:val="{8BBA5656-9B6A-4A38-A192-6555358F0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line="360" w:lineRule="auto"/>
      <w:jc w:val="both"/>
      <w:outlineLvl w:val="0"/>
    </w:pPr>
    <w:rPr>
      <w:rFonts w:ascii="Times New Roman" w:hAnsi="Times New Roman" w:cs="Times New Roman"/>
      <w:b/>
      <w:sz w:val="32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spacing w:before="280" w:after="290" w:line="376" w:lineRule="auto"/>
      <w:ind w:left="720"/>
      <w:outlineLvl w:val="3"/>
    </w:pPr>
    <w:rPr>
      <w:rFonts w:ascii="Times New Roman" w:eastAsia="SimSun" w:hAnsi="Times New Roman" w:cs="Times New Roman"/>
      <w:b/>
      <w:bCs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qFormat/>
    <w:pPr>
      <w:spacing w:after="0" w:line="240" w:lineRule="auto"/>
    </w:pPr>
    <w:rPr>
      <w:rFonts w:ascii="VNI-WIN Sample Font" w:eastAsia="Times New Roman" w:hAnsi="VNI-WIN Sample Font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widowControl w:val="0"/>
      <w:spacing w:after="100" w:afterAutospacing="1"/>
      <w:ind w:firstLine="720"/>
      <w:jc w:val="both"/>
    </w:pPr>
    <w:rPr>
      <w:rFonts w:ascii="Times New Roman" w:eastAsia="SimSu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colorsuggestion">
    <w:name w:val="___color_suggestion"/>
    <w:basedOn w:val="DefaultParagraphFont"/>
    <w:qFormat/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qFormat/>
    <w:rPr>
      <w:rFonts w:ascii="VNI-WIN Sample Font" w:eastAsia="Times New Roman" w:hAnsi="VNI-WIN Sample Font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qFormat/>
    <w:rPr>
      <w:rFonts w:ascii="Times New Roman" w:eastAsia="SimSun" w:hAnsi="Times New Roman" w:cs="Times New Roma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hAnsi="Times New Roman" w:cs="Times New Roman"/>
      <w:b/>
      <w:kern w:val="2"/>
      <w:sz w:val="32"/>
      <w:szCs w:val="26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Theme="majorEastAsia" w:hAnsi="Times New Roman" w:cstheme="majorBidi"/>
      <w:b/>
      <w:kern w:val="2"/>
      <w:sz w:val="30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14:ligatures w14:val="none"/>
    </w:rPr>
  </w:style>
  <w:style w:type="paragraph" w:customStyle="1" w:styleId="Bibliography1">
    <w:name w:val="Bibliography1"/>
    <w:basedOn w:val="Normal"/>
    <w:next w:val="Normal"/>
    <w:uiPriority w:val="37"/>
    <w:unhideWhenUsed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95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D0F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5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9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7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B908B1-718A-4A88-BC88-C7FD735ED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6059</Words>
  <Characters>34542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Kim Luong</dc:creator>
  <cp:keywords/>
  <dc:description/>
  <cp:lastModifiedBy>Sáng Đinh</cp:lastModifiedBy>
  <cp:revision>3</cp:revision>
  <dcterms:created xsi:type="dcterms:W3CDTF">2024-04-14T02:50:00Z</dcterms:created>
  <dcterms:modified xsi:type="dcterms:W3CDTF">2024-04-22T02:58:00Z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D8DB3083F4484F7F969A2FFB376169DA_12</vt:lpwstr>
  </property>
</Properties>
</file>